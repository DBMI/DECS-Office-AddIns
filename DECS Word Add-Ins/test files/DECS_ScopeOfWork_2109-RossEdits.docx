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2271A" w14:textId="77777777" w:rsidR="004471A8" w:rsidRDefault="00710F66" w:rsidP="00710F66">
      <w:pPr>
        <w:pStyle w:val="Title"/>
      </w:pPr>
      <w:bookmarkStart w:id="0" w:name="_GoBack"/>
      <w:bookmarkEnd w:id="0"/>
      <w:r>
        <w:t>ACTRI Data Extraction Concierge Service (DECS)</w:t>
      </w:r>
    </w:p>
    <w:p w14:paraId="6BA2E03E" w14:textId="77777777" w:rsidR="00710F66" w:rsidRDefault="00504628" w:rsidP="00710F66">
      <w:pPr>
        <w:pStyle w:val="Title"/>
      </w:pPr>
      <w:r>
        <w:t>Scope</w:t>
      </w:r>
      <w:r w:rsidR="00710F66">
        <w:t xml:space="preserve"> of Work</w:t>
      </w:r>
    </w:p>
    <w:p w14:paraId="62819585" w14:textId="77777777" w:rsidR="00BE54C5" w:rsidRPr="00700014" w:rsidRDefault="00700014" w:rsidP="001F3F2A">
      <w:r>
        <w:t>Revision Date:</w:t>
      </w:r>
    </w:p>
    <w:p w14:paraId="2051F7D8" w14:textId="77777777" w:rsidR="0034283F" w:rsidRDefault="0034283F" w:rsidP="0034283F">
      <w:pPr>
        <w:pStyle w:val="Heading1"/>
      </w:pPr>
      <w:r>
        <w:t>Request Details</w:t>
      </w:r>
    </w:p>
    <w:tbl>
      <w:tblPr>
        <w:tblStyle w:val="TableGrid"/>
        <w:tblW w:w="10183" w:type="dxa"/>
        <w:tblLook w:val="04A0" w:firstRow="1" w:lastRow="0" w:firstColumn="1" w:lastColumn="0" w:noHBand="0" w:noVBand="1"/>
      </w:tblPr>
      <w:tblGrid>
        <w:gridCol w:w="3895"/>
        <w:gridCol w:w="6288"/>
      </w:tblGrid>
      <w:tr w:rsidR="00642BD5" w:rsidRPr="00642BD5" w14:paraId="08537121" w14:textId="77777777" w:rsidTr="00642BD5">
        <w:tc>
          <w:tcPr>
            <w:tcW w:w="3895" w:type="dxa"/>
          </w:tcPr>
          <w:p w14:paraId="039DDBDC" w14:textId="77777777" w:rsidR="00642BD5" w:rsidRPr="00642BD5" w:rsidRDefault="00642BD5" w:rsidP="00882BED">
            <w:r w:rsidRPr="00642BD5">
              <w:t>DECS Request #:</w:t>
            </w:r>
          </w:p>
        </w:tc>
        <w:sdt>
          <w:sdtPr>
            <w:alias w:val="Subject"/>
            <w:tag w:val=""/>
            <w:id w:val="1490296600"/>
            <w:placeholder>
              <w:docPart w:val="DC869B884B1D4631B159E3168A6A3934"/>
            </w:placeholder>
            <w:dataBinding w:prefixMappings="xmlns:ns0='http://purl.org/dc/elements/1.1/' xmlns:ns1='http://schemas.openxmlformats.org/package/2006/metadata/core-properties' " w:xpath="/ns1:coreProperties[1]/ns0:subject[1]" w:storeItemID="{6C3C8BC8-F283-45AE-878A-BAB7291924A1}"/>
            <w:text/>
          </w:sdtPr>
          <w:sdtEndPr/>
          <w:sdtContent>
            <w:tc>
              <w:tcPr>
                <w:tcW w:w="6288" w:type="dxa"/>
              </w:tcPr>
              <w:p w14:paraId="5A0837D9" w14:textId="77777777" w:rsidR="00642BD5" w:rsidRPr="00642BD5" w:rsidRDefault="00A453F2" w:rsidP="00882BED">
                <w:r>
                  <w:t>DECS-</w:t>
                </w:r>
                <w:r w:rsidR="003A40EE">
                  <w:t>2109</w:t>
                </w:r>
              </w:p>
            </w:tc>
          </w:sdtContent>
        </w:sdt>
      </w:tr>
      <w:tr w:rsidR="00642BD5" w:rsidRPr="00642BD5" w14:paraId="1EEE6B6E" w14:textId="77777777" w:rsidTr="00642BD5">
        <w:tc>
          <w:tcPr>
            <w:tcW w:w="3895" w:type="dxa"/>
          </w:tcPr>
          <w:p w14:paraId="0427A4AE" w14:textId="77777777" w:rsidR="00642BD5" w:rsidRPr="00642BD5" w:rsidRDefault="00642BD5" w:rsidP="00882BED">
            <w:r w:rsidRPr="00642BD5">
              <w:t>Principal Investigator</w:t>
            </w:r>
            <w:r w:rsidR="00504628">
              <w:t xml:space="preserve"> (Name, E-mail)</w:t>
            </w:r>
            <w:r w:rsidRPr="00642BD5">
              <w:t>:</w:t>
            </w:r>
          </w:p>
        </w:tc>
        <w:tc>
          <w:tcPr>
            <w:tcW w:w="6288" w:type="dxa"/>
          </w:tcPr>
          <w:p w14:paraId="7FE568B2" w14:textId="77777777" w:rsidR="00642BD5" w:rsidRPr="00642BD5" w:rsidRDefault="003A40EE" w:rsidP="00882BED">
            <w:r>
              <w:t>Elsie Ross e5ross@health.ucsd.edu</w:t>
            </w:r>
          </w:p>
        </w:tc>
      </w:tr>
      <w:tr w:rsidR="00642BD5" w:rsidRPr="00642BD5" w14:paraId="45D3E447" w14:textId="77777777" w:rsidTr="00642BD5">
        <w:tc>
          <w:tcPr>
            <w:tcW w:w="3895" w:type="dxa"/>
          </w:tcPr>
          <w:p w14:paraId="3B9C0AB1" w14:textId="77777777" w:rsidR="00642BD5" w:rsidRPr="00642BD5" w:rsidRDefault="00642BD5" w:rsidP="00882BED">
            <w:r w:rsidRPr="00642BD5">
              <w:t>Requester</w:t>
            </w:r>
            <w:r w:rsidR="00504628">
              <w:t xml:space="preserve"> (Name, E-mail)</w:t>
            </w:r>
            <w:r w:rsidRPr="00642BD5">
              <w:t>:</w:t>
            </w:r>
          </w:p>
        </w:tc>
        <w:tc>
          <w:tcPr>
            <w:tcW w:w="6288" w:type="dxa"/>
          </w:tcPr>
          <w:p w14:paraId="6C52F6D3" w14:textId="77777777" w:rsidR="00642BD5" w:rsidRPr="00642BD5" w:rsidRDefault="003A40EE" w:rsidP="00882BED">
            <w:r>
              <w:t>Elsie Ross e5ross@health.ucsd.edu</w:t>
            </w:r>
          </w:p>
        </w:tc>
      </w:tr>
      <w:tr w:rsidR="00642BD5" w:rsidRPr="00642BD5" w14:paraId="31DCEB43" w14:textId="77777777" w:rsidTr="00642BD5">
        <w:tc>
          <w:tcPr>
            <w:tcW w:w="3895" w:type="dxa"/>
          </w:tcPr>
          <w:p w14:paraId="6CE959B9" w14:textId="77777777" w:rsidR="00642BD5" w:rsidRPr="00642BD5" w:rsidRDefault="00642BD5" w:rsidP="00882BED">
            <w:r w:rsidRPr="00642BD5">
              <w:t>IRB #:</w:t>
            </w:r>
          </w:p>
        </w:tc>
        <w:tc>
          <w:tcPr>
            <w:tcW w:w="6288" w:type="dxa"/>
          </w:tcPr>
          <w:p w14:paraId="4F23F78E" w14:textId="77777777" w:rsidR="00642BD5" w:rsidRPr="00642BD5" w:rsidRDefault="003A40EE" w:rsidP="00882BED">
            <w:r>
              <w:t>808866</w:t>
            </w:r>
          </w:p>
        </w:tc>
      </w:tr>
      <w:tr w:rsidR="007674EF" w:rsidRPr="00642BD5" w14:paraId="328FB9E1" w14:textId="77777777" w:rsidTr="00642BD5">
        <w:tc>
          <w:tcPr>
            <w:tcW w:w="3895" w:type="dxa"/>
          </w:tcPr>
          <w:p w14:paraId="033A39AB" w14:textId="77777777" w:rsidR="007674EF" w:rsidRPr="00642BD5" w:rsidRDefault="007674EF" w:rsidP="00882BED">
            <w:r>
              <w:t>IRB Expires:</w:t>
            </w:r>
          </w:p>
        </w:tc>
        <w:tc>
          <w:tcPr>
            <w:tcW w:w="6288" w:type="dxa"/>
          </w:tcPr>
          <w:p w14:paraId="6BC2FDCE" w14:textId="77777777" w:rsidR="007674EF" w:rsidRPr="00642BD5" w:rsidRDefault="003A40EE" w:rsidP="00882BED">
            <w:r>
              <w:t>None</w:t>
            </w:r>
          </w:p>
        </w:tc>
      </w:tr>
      <w:tr w:rsidR="006F07CB" w:rsidRPr="00642BD5" w14:paraId="60555004" w14:textId="77777777" w:rsidTr="00642BD5">
        <w:tc>
          <w:tcPr>
            <w:tcW w:w="3895" w:type="dxa"/>
          </w:tcPr>
          <w:p w14:paraId="4EDAC8AD" w14:textId="77777777" w:rsidR="006F07CB" w:rsidRPr="00642BD5" w:rsidRDefault="006F07CB" w:rsidP="00882BED">
            <w:r>
              <w:t>Study Name:</w:t>
            </w:r>
          </w:p>
        </w:tc>
        <w:tc>
          <w:tcPr>
            <w:tcW w:w="6288" w:type="dxa"/>
          </w:tcPr>
          <w:p w14:paraId="3A5169D1" w14:textId="5DBE1E58" w:rsidR="006F07CB" w:rsidRPr="00642BD5" w:rsidRDefault="003A40EE" w:rsidP="00882BED">
            <w:r>
              <w:t xml:space="preserve">The application of machine learning and </w:t>
            </w:r>
            <w:r w:rsidR="0047322C">
              <w:t>computer vision</w:t>
            </w:r>
            <w:r>
              <w:t xml:space="preserve"> to optimize</w:t>
            </w:r>
          </w:p>
        </w:tc>
      </w:tr>
      <w:tr w:rsidR="006F07CB" w:rsidRPr="00642BD5" w14:paraId="7F81CD66" w14:textId="77777777" w:rsidTr="00642BD5">
        <w:tc>
          <w:tcPr>
            <w:tcW w:w="3895" w:type="dxa"/>
          </w:tcPr>
          <w:p w14:paraId="43EB822B" w14:textId="77777777" w:rsidR="006F07CB" w:rsidRPr="00642BD5" w:rsidRDefault="006F07CB" w:rsidP="00882BED">
            <w:r>
              <w:t>Data Set Name:</w:t>
            </w:r>
          </w:p>
        </w:tc>
        <w:tc>
          <w:tcPr>
            <w:tcW w:w="6288" w:type="dxa"/>
          </w:tcPr>
          <w:p w14:paraId="3CED87DC" w14:textId="77777777" w:rsidR="006F07CB" w:rsidRPr="00642BD5" w:rsidRDefault="003A40EE" w:rsidP="00882BED">
            <w:r>
              <w:t>UCSD EHR Data</w:t>
            </w:r>
          </w:p>
        </w:tc>
      </w:tr>
      <w:tr w:rsidR="00642BD5" w:rsidRPr="00642BD5" w14:paraId="3CCE89B6" w14:textId="77777777" w:rsidTr="00642BD5">
        <w:tc>
          <w:tcPr>
            <w:tcW w:w="3895" w:type="dxa"/>
          </w:tcPr>
          <w:p w14:paraId="31B1B106" w14:textId="77777777" w:rsidR="00642BD5" w:rsidRPr="00642BD5" w:rsidRDefault="00642BD5" w:rsidP="00882BED">
            <w:r w:rsidRPr="00642BD5">
              <w:t>Request Type:</w:t>
            </w:r>
          </w:p>
        </w:tc>
        <w:tc>
          <w:tcPr>
            <w:tcW w:w="6288" w:type="dxa"/>
          </w:tcPr>
          <w:p w14:paraId="08E10D79" w14:textId="77777777" w:rsidR="00642BD5" w:rsidRPr="00642BD5" w:rsidRDefault="003A40EE" w:rsidP="00A453F2">
            <w:r>
              <w:t>Clarity</w:t>
            </w:r>
          </w:p>
        </w:tc>
      </w:tr>
      <w:tr w:rsidR="007674EF" w:rsidRPr="00642BD5" w14:paraId="2F31FEFF" w14:textId="77777777" w:rsidTr="00642BD5">
        <w:tc>
          <w:tcPr>
            <w:tcW w:w="3895" w:type="dxa"/>
          </w:tcPr>
          <w:p w14:paraId="5A85F224" w14:textId="77777777" w:rsidR="007674EF" w:rsidRPr="00642BD5" w:rsidRDefault="007674EF" w:rsidP="00882BED">
            <w:r>
              <w:t>Due Date:</w:t>
            </w:r>
          </w:p>
        </w:tc>
        <w:tc>
          <w:tcPr>
            <w:tcW w:w="6288" w:type="dxa"/>
          </w:tcPr>
          <w:p w14:paraId="5FA745EA" w14:textId="77777777" w:rsidR="007674EF" w:rsidRPr="00642BD5" w:rsidRDefault="00B60ED8" w:rsidP="00882BED">
            <w:r>
              <w:t>11/16/2023</w:t>
            </w:r>
          </w:p>
        </w:tc>
      </w:tr>
      <w:tr w:rsidR="00642BD5" w:rsidRPr="00642BD5" w14:paraId="1948D75B" w14:textId="77777777" w:rsidTr="00642BD5">
        <w:tc>
          <w:tcPr>
            <w:tcW w:w="3895" w:type="dxa"/>
          </w:tcPr>
          <w:p w14:paraId="2C104013" w14:textId="77777777" w:rsidR="00642BD5" w:rsidRPr="00642BD5" w:rsidRDefault="00642BD5" w:rsidP="00882BED">
            <w:r w:rsidRPr="00642BD5">
              <w:t>Prior Request #:</w:t>
            </w:r>
          </w:p>
        </w:tc>
        <w:tc>
          <w:tcPr>
            <w:tcW w:w="6288" w:type="dxa"/>
          </w:tcPr>
          <w:p w14:paraId="0676DEAA" w14:textId="77777777" w:rsidR="00642BD5" w:rsidRPr="00642BD5" w:rsidRDefault="003A40EE" w:rsidP="00882BED">
            <w:r>
              <w:t>None</w:t>
            </w:r>
          </w:p>
        </w:tc>
      </w:tr>
      <w:tr w:rsidR="00723A45" w:rsidRPr="00642BD5" w14:paraId="597976EC" w14:textId="77777777" w:rsidTr="00642BD5">
        <w:tc>
          <w:tcPr>
            <w:tcW w:w="3895" w:type="dxa"/>
          </w:tcPr>
          <w:p w14:paraId="1A7A8F5C" w14:textId="77777777" w:rsidR="00723A45" w:rsidRPr="00642BD5" w:rsidRDefault="00723A45" w:rsidP="00882BED">
            <w:r>
              <w:t>External Entity:</w:t>
            </w:r>
          </w:p>
        </w:tc>
        <w:tc>
          <w:tcPr>
            <w:tcW w:w="6288" w:type="dxa"/>
          </w:tcPr>
          <w:p w14:paraId="6ADA72F8" w14:textId="77777777" w:rsidR="00723A45" w:rsidRPr="00642BD5" w:rsidRDefault="00723A45" w:rsidP="00882BED"/>
        </w:tc>
      </w:tr>
      <w:tr w:rsidR="00723A45" w:rsidRPr="00642BD5" w14:paraId="3D781B7E" w14:textId="77777777" w:rsidTr="00642BD5">
        <w:tc>
          <w:tcPr>
            <w:tcW w:w="3895" w:type="dxa"/>
          </w:tcPr>
          <w:p w14:paraId="23D42C0E" w14:textId="77777777" w:rsidR="00723A45" w:rsidRDefault="00723A45" w:rsidP="00882BED">
            <w:r>
              <w:t>External SQL Code?</w:t>
            </w:r>
          </w:p>
        </w:tc>
        <w:tc>
          <w:tcPr>
            <w:tcW w:w="6288" w:type="dxa"/>
          </w:tcPr>
          <w:p w14:paraId="1DAAD347" w14:textId="77777777" w:rsidR="00723A45" w:rsidRDefault="00723A45" w:rsidP="00882BED"/>
        </w:tc>
      </w:tr>
      <w:tr w:rsidR="00AF4096" w:rsidRPr="00642BD5" w14:paraId="1D4C4A07" w14:textId="77777777" w:rsidTr="00642BD5">
        <w:tc>
          <w:tcPr>
            <w:tcW w:w="3895" w:type="dxa"/>
          </w:tcPr>
          <w:p w14:paraId="43C37C4D" w14:textId="77777777" w:rsidR="00AF4096" w:rsidRDefault="00AF4096" w:rsidP="00882BED">
            <w:r>
              <w:t>Data Source:</w:t>
            </w:r>
          </w:p>
        </w:tc>
        <w:tc>
          <w:tcPr>
            <w:tcW w:w="6288" w:type="dxa"/>
          </w:tcPr>
          <w:p w14:paraId="3D847369" w14:textId="77777777" w:rsidR="00AF4096" w:rsidRPr="00642BD5" w:rsidRDefault="00AF4096" w:rsidP="00A453F2"/>
        </w:tc>
      </w:tr>
      <w:tr w:rsidR="005212E4" w:rsidRPr="00642BD5" w14:paraId="4298A939" w14:textId="77777777" w:rsidTr="00642BD5">
        <w:tc>
          <w:tcPr>
            <w:tcW w:w="3895" w:type="dxa"/>
          </w:tcPr>
          <w:p w14:paraId="12C0C1F1" w14:textId="77777777" w:rsidR="005212E4" w:rsidRDefault="005212E4" w:rsidP="005212E4">
            <w:r>
              <w:t>Individuals needing VRD access:</w:t>
            </w:r>
            <w:r>
              <w:br/>
            </w:r>
            <w:r w:rsidRPr="005212E4">
              <w:rPr>
                <w:i/>
                <w:sz w:val="18"/>
              </w:rPr>
              <w:t>(</w:t>
            </w:r>
            <w:r>
              <w:rPr>
                <w:i/>
                <w:sz w:val="18"/>
              </w:rPr>
              <w:t>in addition</w:t>
            </w:r>
            <w:r w:rsidRPr="005212E4">
              <w:rPr>
                <w:i/>
                <w:sz w:val="18"/>
              </w:rPr>
              <w:t xml:space="preserve"> to PI/requester; must be </w:t>
            </w:r>
            <w:r>
              <w:rPr>
                <w:i/>
                <w:sz w:val="18"/>
              </w:rPr>
              <w:t xml:space="preserve">listed </w:t>
            </w:r>
            <w:r w:rsidRPr="005212E4">
              <w:rPr>
                <w:i/>
                <w:sz w:val="18"/>
              </w:rPr>
              <w:t>on IRB)</w:t>
            </w:r>
          </w:p>
        </w:tc>
        <w:tc>
          <w:tcPr>
            <w:tcW w:w="6288" w:type="dxa"/>
          </w:tcPr>
          <w:p w14:paraId="07DCF466" w14:textId="2A4E5F45" w:rsidR="005212E4" w:rsidRPr="00642BD5" w:rsidRDefault="003A40EE" w:rsidP="00882BED">
            <w:r>
              <w:t>Els</w:t>
            </w:r>
            <w:r w:rsidR="0047322C">
              <w:t>i</w:t>
            </w:r>
            <w:r>
              <w:t>e Ross</w:t>
            </w:r>
          </w:p>
        </w:tc>
      </w:tr>
      <w:tr w:rsidR="00A50439" w:rsidRPr="00642BD5" w14:paraId="0F3EF5DB" w14:textId="77777777" w:rsidTr="00642BD5">
        <w:tc>
          <w:tcPr>
            <w:tcW w:w="3895" w:type="dxa"/>
          </w:tcPr>
          <w:p w14:paraId="75A0C413" w14:textId="77777777" w:rsidR="00A50439" w:rsidRPr="00642BD5" w:rsidRDefault="00A50439" w:rsidP="00882BED">
            <w:r>
              <w:t>Special Instructions:</w:t>
            </w:r>
          </w:p>
        </w:tc>
        <w:tc>
          <w:tcPr>
            <w:tcW w:w="6288" w:type="dxa"/>
          </w:tcPr>
          <w:p w14:paraId="338EFAF9" w14:textId="77777777" w:rsidR="00A50439" w:rsidRPr="00642BD5" w:rsidRDefault="003A40EE" w:rsidP="00882BED">
            <w:r>
              <w:t xml:space="preserve">Accession numbers are ok instead of </w:t>
            </w:r>
            <w:r w:rsidR="00B60ED8">
              <w:t>Images then send PI to Radiology team such as Michael C</w:t>
            </w:r>
            <w:r w:rsidR="00EA6988">
              <w:t>r</w:t>
            </w:r>
            <w:r w:rsidR="00B60ED8">
              <w:t>ook to gather Images.</w:t>
            </w:r>
          </w:p>
        </w:tc>
      </w:tr>
    </w:tbl>
    <w:p w14:paraId="7D6A8C66" w14:textId="77777777" w:rsidR="00504628" w:rsidRDefault="00504628" w:rsidP="0034283F">
      <w:pPr>
        <w:pStyle w:val="Heading1"/>
      </w:pPr>
      <w:r>
        <w:t>Billing Information</w:t>
      </w:r>
    </w:p>
    <w:tbl>
      <w:tblPr>
        <w:tblStyle w:val="TableGrid"/>
        <w:tblW w:w="0" w:type="auto"/>
        <w:tblLook w:val="04A0" w:firstRow="1" w:lastRow="0" w:firstColumn="1" w:lastColumn="0" w:noHBand="0" w:noVBand="1"/>
      </w:tblPr>
      <w:tblGrid>
        <w:gridCol w:w="5256"/>
        <w:gridCol w:w="4814"/>
      </w:tblGrid>
      <w:tr w:rsidR="00504628" w:rsidRPr="00504628" w14:paraId="7FBD62F4" w14:textId="77777777" w:rsidTr="00504628">
        <w:tc>
          <w:tcPr>
            <w:tcW w:w="5256" w:type="dxa"/>
          </w:tcPr>
          <w:p w14:paraId="7B992DF2" w14:textId="77777777" w:rsidR="00504628" w:rsidRPr="00504628" w:rsidRDefault="00504628" w:rsidP="00EC611E">
            <w:r w:rsidRPr="00504628">
              <w:t>OFC Project Number:</w:t>
            </w:r>
          </w:p>
        </w:tc>
        <w:tc>
          <w:tcPr>
            <w:tcW w:w="4814" w:type="dxa"/>
          </w:tcPr>
          <w:p w14:paraId="3E8497B9" w14:textId="77777777" w:rsidR="00504628" w:rsidRPr="001032BE" w:rsidRDefault="00B60ED8" w:rsidP="00EC611E">
            <w:pPr>
              <w:rPr>
                <w:rFonts w:ascii="Times New Roman" w:eastAsia="Times New Roman" w:hAnsi="Times New Roman" w:cs="Times New Roman"/>
                <w:sz w:val="24"/>
                <w:szCs w:val="24"/>
              </w:rPr>
            </w:pPr>
            <w:r w:rsidRPr="00B60ED8">
              <w:rPr>
                <w:rFonts w:ascii="Times New Roman" w:eastAsia="Times New Roman" w:hAnsi="Times New Roman" w:cs="Times New Roman"/>
                <w:sz w:val="24"/>
                <w:szCs w:val="24"/>
              </w:rPr>
              <w:t>2032517</w:t>
            </w:r>
          </w:p>
        </w:tc>
      </w:tr>
      <w:tr w:rsidR="00504628" w:rsidRPr="00504628" w14:paraId="2E9F63D4" w14:textId="77777777" w:rsidTr="00504628">
        <w:tc>
          <w:tcPr>
            <w:tcW w:w="5256" w:type="dxa"/>
          </w:tcPr>
          <w:p w14:paraId="1F8A272C" w14:textId="77777777" w:rsidR="00504628" w:rsidRPr="00504628" w:rsidRDefault="00504628" w:rsidP="00EC611E">
            <w:r w:rsidRPr="00504628">
              <w:t>OFC Task Number:</w:t>
            </w:r>
          </w:p>
        </w:tc>
        <w:tc>
          <w:tcPr>
            <w:tcW w:w="4814" w:type="dxa"/>
          </w:tcPr>
          <w:p w14:paraId="120D987B" w14:textId="77777777" w:rsidR="00504628" w:rsidRPr="00504628" w:rsidRDefault="00B60ED8" w:rsidP="00EC611E">
            <w:r>
              <w:t>1</w:t>
            </w:r>
          </w:p>
        </w:tc>
      </w:tr>
      <w:tr w:rsidR="00504628" w:rsidRPr="00504628" w14:paraId="22F9708F" w14:textId="77777777" w:rsidTr="00504628">
        <w:tc>
          <w:tcPr>
            <w:tcW w:w="5256" w:type="dxa"/>
          </w:tcPr>
          <w:p w14:paraId="33C577E2" w14:textId="77777777" w:rsidR="00504628" w:rsidRPr="00504628" w:rsidRDefault="00504628" w:rsidP="00EC611E">
            <w:r w:rsidRPr="00504628">
              <w:t>OFC Funding Source Number:</w:t>
            </w:r>
          </w:p>
        </w:tc>
        <w:tc>
          <w:tcPr>
            <w:tcW w:w="4814" w:type="dxa"/>
          </w:tcPr>
          <w:p w14:paraId="3994F7F6" w14:textId="416F090C" w:rsidR="00504628" w:rsidRPr="00504628" w:rsidRDefault="00EA532F" w:rsidP="00EC611E">
            <w:r>
              <w:t>15013</w:t>
            </w:r>
          </w:p>
        </w:tc>
      </w:tr>
      <w:tr w:rsidR="00504628" w:rsidRPr="00504628" w14:paraId="3B65FA2D" w14:textId="77777777" w:rsidTr="00504628">
        <w:tc>
          <w:tcPr>
            <w:tcW w:w="5256" w:type="dxa"/>
          </w:tcPr>
          <w:p w14:paraId="565FEFC5" w14:textId="77777777" w:rsidR="00504628" w:rsidRPr="00504628" w:rsidRDefault="00504628" w:rsidP="00EC611E">
            <w:r w:rsidRPr="00504628">
              <w:t>ACTRI Voucher ID:</w:t>
            </w:r>
          </w:p>
        </w:tc>
        <w:tc>
          <w:tcPr>
            <w:tcW w:w="4814" w:type="dxa"/>
          </w:tcPr>
          <w:p w14:paraId="397E3FE5" w14:textId="77777777" w:rsidR="00504628" w:rsidRPr="00504628" w:rsidRDefault="00B60ED8" w:rsidP="00EC611E">
            <w:r>
              <w:t>none</w:t>
            </w:r>
          </w:p>
        </w:tc>
      </w:tr>
      <w:tr w:rsidR="00504628" w:rsidRPr="00504628" w14:paraId="40BABC06" w14:textId="77777777" w:rsidTr="00504628">
        <w:tc>
          <w:tcPr>
            <w:tcW w:w="5256" w:type="dxa"/>
          </w:tcPr>
          <w:p w14:paraId="523B5CD9" w14:textId="77777777" w:rsidR="00504628" w:rsidRPr="00504628" w:rsidRDefault="00504628" w:rsidP="00EC611E">
            <w:r w:rsidRPr="00504628">
              <w:t>ACTRI Voucher Expiry Date:</w:t>
            </w:r>
          </w:p>
        </w:tc>
        <w:tc>
          <w:tcPr>
            <w:tcW w:w="4814" w:type="dxa"/>
          </w:tcPr>
          <w:p w14:paraId="4A65DC21" w14:textId="77777777" w:rsidR="00504628" w:rsidRPr="00504628" w:rsidRDefault="00B60ED8" w:rsidP="00EC611E">
            <w:r>
              <w:t>none</w:t>
            </w:r>
          </w:p>
        </w:tc>
      </w:tr>
      <w:tr w:rsidR="00504628" w:rsidRPr="00504628" w14:paraId="25DDFE19" w14:textId="77777777" w:rsidTr="00504628">
        <w:tc>
          <w:tcPr>
            <w:tcW w:w="5256" w:type="dxa"/>
          </w:tcPr>
          <w:p w14:paraId="56CC0A72" w14:textId="77777777" w:rsidR="00504628" w:rsidRPr="00504628" w:rsidRDefault="00504628" w:rsidP="00EC611E">
            <w:r w:rsidRPr="00504628">
              <w:t>ACTRI Voucher Value:</w:t>
            </w:r>
          </w:p>
        </w:tc>
        <w:tc>
          <w:tcPr>
            <w:tcW w:w="4814" w:type="dxa"/>
          </w:tcPr>
          <w:p w14:paraId="6CB99034" w14:textId="77777777" w:rsidR="00504628" w:rsidRPr="00504628" w:rsidRDefault="00B60ED8" w:rsidP="00EC611E">
            <w:r>
              <w:t>none</w:t>
            </w:r>
          </w:p>
        </w:tc>
      </w:tr>
      <w:tr w:rsidR="00504628" w:rsidRPr="00504628" w14:paraId="1119449A" w14:textId="77777777" w:rsidTr="00504628">
        <w:tc>
          <w:tcPr>
            <w:tcW w:w="5256" w:type="dxa"/>
          </w:tcPr>
          <w:p w14:paraId="5069CB70" w14:textId="77777777" w:rsidR="00504628" w:rsidRPr="00504628" w:rsidRDefault="00504628" w:rsidP="00EC611E">
            <w:r w:rsidRPr="00504628">
              <w:t>ACTRI Voucher Funds Available:</w:t>
            </w:r>
          </w:p>
        </w:tc>
        <w:tc>
          <w:tcPr>
            <w:tcW w:w="4814" w:type="dxa"/>
          </w:tcPr>
          <w:p w14:paraId="05AE7709" w14:textId="77777777" w:rsidR="00504628" w:rsidRPr="00504628" w:rsidRDefault="00B60ED8" w:rsidP="00EC611E">
            <w:r>
              <w:t>none</w:t>
            </w:r>
          </w:p>
        </w:tc>
      </w:tr>
      <w:tr w:rsidR="00504628" w:rsidRPr="00504628" w14:paraId="77A0B1D0" w14:textId="77777777" w:rsidTr="00504628">
        <w:tc>
          <w:tcPr>
            <w:tcW w:w="5256" w:type="dxa"/>
          </w:tcPr>
          <w:p w14:paraId="1169817E" w14:textId="77777777" w:rsidR="00504628" w:rsidRPr="00504628" w:rsidRDefault="00504628" w:rsidP="00EC611E">
            <w:r w:rsidRPr="00504628">
              <w:t>Voucher Shared with other requests? (Provide Details)</w:t>
            </w:r>
          </w:p>
        </w:tc>
        <w:tc>
          <w:tcPr>
            <w:tcW w:w="4814" w:type="dxa"/>
          </w:tcPr>
          <w:p w14:paraId="1799856F" w14:textId="77777777" w:rsidR="00504628" w:rsidRPr="00504628" w:rsidRDefault="00B60ED8" w:rsidP="00EC611E">
            <w:r>
              <w:t>none</w:t>
            </w:r>
          </w:p>
        </w:tc>
      </w:tr>
    </w:tbl>
    <w:p w14:paraId="6AD26522" w14:textId="77777777" w:rsidR="00F5564E" w:rsidRDefault="00F5564E" w:rsidP="00F5564E">
      <w:pPr>
        <w:rPr>
          <w:rFonts w:asciiTheme="majorHAnsi" w:eastAsiaTheme="majorEastAsia" w:hAnsiTheme="majorHAnsi" w:cstheme="majorBidi"/>
          <w:color w:val="374C80" w:themeColor="accent1" w:themeShade="BF"/>
          <w:sz w:val="36"/>
          <w:szCs w:val="36"/>
        </w:rPr>
      </w:pPr>
      <w:r>
        <w:br w:type="page"/>
      </w:r>
    </w:p>
    <w:p w14:paraId="247EAAD6" w14:textId="77777777" w:rsidR="0034283F" w:rsidRDefault="0034283F" w:rsidP="0034283F">
      <w:pPr>
        <w:pStyle w:val="Heading1"/>
      </w:pPr>
      <w:r>
        <w:lastRenderedPageBreak/>
        <w:t>Criteria</w:t>
      </w:r>
    </w:p>
    <w:tbl>
      <w:tblPr>
        <w:tblStyle w:val="TableGrid"/>
        <w:tblW w:w="0" w:type="auto"/>
        <w:tblLook w:val="04A0" w:firstRow="1" w:lastRow="0" w:firstColumn="1" w:lastColumn="0" w:noHBand="0" w:noVBand="1"/>
      </w:tblPr>
      <w:tblGrid>
        <w:gridCol w:w="3174"/>
        <w:gridCol w:w="3391"/>
      </w:tblGrid>
      <w:tr w:rsidR="00642BD5" w:rsidRPr="00642BD5" w14:paraId="08361222" w14:textId="77777777" w:rsidTr="00642BD5">
        <w:tc>
          <w:tcPr>
            <w:tcW w:w="3174" w:type="dxa"/>
          </w:tcPr>
          <w:p w14:paraId="2A6C935C" w14:textId="77777777" w:rsidR="00642BD5" w:rsidRPr="00642BD5" w:rsidRDefault="00642BD5" w:rsidP="00511078">
            <w:r w:rsidRPr="00642BD5">
              <w:t>Extraction Date Range:</w:t>
            </w:r>
          </w:p>
        </w:tc>
        <w:tc>
          <w:tcPr>
            <w:tcW w:w="3391" w:type="dxa"/>
          </w:tcPr>
          <w:p w14:paraId="225DEC11" w14:textId="6FF8E6BB" w:rsidR="00642BD5" w:rsidRPr="00642BD5" w:rsidRDefault="00EA532F" w:rsidP="008924D5">
            <w:r>
              <w:t>1/01/2010 – 12/01/23</w:t>
            </w:r>
          </w:p>
        </w:tc>
      </w:tr>
      <w:tr w:rsidR="00642BD5" w:rsidRPr="00642BD5" w14:paraId="47E89AB1" w14:textId="77777777" w:rsidTr="00642BD5">
        <w:tc>
          <w:tcPr>
            <w:tcW w:w="3174" w:type="dxa"/>
          </w:tcPr>
          <w:p w14:paraId="1D62608B" w14:textId="77777777" w:rsidR="00642BD5" w:rsidRPr="00642BD5" w:rsidRDefault="00642BD5" w:rsidP="00511078">
            <w:r w:rsidRPr="00642BD5">
              <w:t>Criteria Date Range (if different):</w:t>
            </w:r>
          </w:p>
        </w:tc>
        <w:tc>
          <w:tcPr>
            <w:tcW w:w="3391" w:type="dxa"/>
          </w:tcPr>
          <w:p w14:paraId="621E8531" w14:textId="77777777" w:rsidR="00642BD5" w:rsidRPr="00642BD5" w:rsidRDefault="00642BD5" w:rsidP="00511078"/>
        </w:tc>
      </w:tr>
      <w:tr w:rsidR="00642BD5" w:rsidRPr="00642BD5" w14:paraId="63A479E4" w14:textId="77777777" w:rsidTr="00642BD5">
        <w:tc>
          <w:tcPr>
            <w:tcW w:w="3174" w:type="dxa"/>
          </w:tcPr>
          <w:p w14:paraId="418355BD" w14:textId="77777777" w:rsidR="00642BD5" w:rsidRPr="00642BD5" w:rsidRDefault="00642BD5" w:rsidP="00511078">
            <w:r w:rsidRPr="00642BD5">
              <w:t>Requester to Provide Patient List:</w:t>
            </w:r>
          </w:p>
        </w:tc>
        <w:tc>
          <w:tcPr>
            <w:tcW w:w="3391" w:type="dxa"/>
          </w:tcPr>
          <w:p w14:paraId="667CFA8A" w14:textId="77777777" w:rsidR="00642BD5" w:rsidRPr="00642BD5" w:rsidRDefault="00642BD5" w:rsidP="00511078"/>
        </w:tc>
      </w:tr>
      <w:tr w:rsidR="004636F8" w:rsidRPr="00642BD5" w14:paraId="7FE5FBD7" w14:textId="77777777" w:rsidTr="00642BD5">
        <w:tc>
          <w:tcPr>
            <w:tcW w:w="3174" w:type="dxa"/>
          </w:tcPr>
          <w:p w14:paraId="37E50009" w14:textId="77777777" w:rsidR="004636F8" w:rsidRPr="00642BD5" w:rsidRDefault="004636F8" w:rsidP="00511078">
            <w:r>
              <w:t>Living requirement?</w:t>
            </w:r>
          </w:p>
        </w:tc>
        <w:tc>
          <w:tcPr>
            <w:tcW w:w="3391" w:type="dxa"/>
          </w:tcPr>
          <w:p w14:paraId="673F3BCC" w14:textId="4FE36BB0" w:rsidR="004636F8" w:rsidRPr="005F7DFD" w:rsidRDefault="00EA532F" w:rsidP="00511078">
            <w:pPr>
              <w:rPr>
                <w:highlight w:val="green"/>
              </w:rPr>
            </w:pPr>
            <w:r w:rsidRPr="00EA532F">
              <w:t>No</w:t>
            </w:r>
          </w:p>
        </w:tc>
      </w:tr>
      <w:tr w:rsidR="004636F8" w:rsidRPr="00642BD5" w14:paraId="6AE1C33B" w14:textId="77777777" w:rsidTr="00642BD5">
        <w:tc>
          <w:tcPr>
            <w:tcW w:w="3174" w:type="dxa"/>
          </w:tcPr>
          <w:p w14:paraId="34FB552D" w14:textId="77777777" w:rsidR="004636F8" w:rsidRDefault="004636F8" w:rsidP="00511078">
            <w:r>
              <w:t>Min/max Patient age:</w:t>
            </w:r>
          </w:p>
        </w:tc>
        <w:tc>
          <w:tcPr>
            <w:tcW w:w="3391" w:type="dxa"/>
          </w:tcPr>
          <w:p w14:paraId="28FF72BF" w14:textId="3824C4E6" w:rsidR="004636F8" w:rsidRDefault="00EA532F" w:rsidP="00511078">
            <w:r>
              <w:t xml:space="preserve">Min age 18 </w:t>
            </w:r>
            <w:proofErr w:type="spellStart"/>
            <w:r>
              <w:t>yo</w:t>
            </w:r>
            <w:proofErr w:type="spellEnd"/>
            <w:r>
              <w:t>, no max</w:t>
            </w:r>
          </w:p>
        </w:tc>
      </w:tr>
      <w:tr w:rsidR="004636F8" w:rsidRPr="00642BD5" w14:paraId="66A31518" w14:textId="77777777" w:rsidTr="00642BD5">
        <w:tc>
          <w:tcPr>
            <w:tcW w:w="3174" w:type="dxa"/>
          </w:tcPr>
          <w:p w14:paraId="720B90F6" w14:textId="77777777" w:rsidR="004636F8" w:rsidRDefault="004636F8" w:rsidP="00511078">
            <w:r>
              <w:t>Age at:</w:t>
            </w:r>
          </w:p>
        </w:tc>
        <w:tc>
          <w:tcPr>
            <w:tcW w:w="3391" w:type="dxa"/>
          </w:tcPr>
          <w:p w14:paraId="40C5282D" w14:textId="77777777" w:rsidR="004636F8" w:rsidRDefault="00EA5E77" w:rsidP="00511078">
            <w:r>
              <w:t>surgery</w:t>
            </w:r>
          </w:p>
        </w:tc>
      </w:tr>
      <w:tr w:rsidR="00EC06A4" w:rsidRPr="00642BD5" w14:paraId="27F3FE88" w14:textId="77777777" w:rsidTr="00642BD5">
        <w:tc>
          <w:tcPr>
            <w:tcW w:w="3174" w:type="dxa"/>
          </w:tcPr>
          <w:p w14:paraId="196D3641" w14:textId="77777777" w:rsidR="00EC06A4" w:rsidRDefault="00EC06A4" w:rsidP="00EC06A4">
            <w:r>
              <w:t>Include In-custody Patients:</w:t>
            </w:r>
          </w:p>
        </w:tc>
        <w:tc>
          <w:tcPr>
            <w:tcW w:w="3391" w:type="dxa"/>
          </w:tcPr>
          <w:p w14:paraId="0DC70ABF" w14:textId="28A6EE0B" w:rsidR="00EC06A4" w:rsidRDefault="00EA532F" w:rsidP="00511078">
            <w:r>
              <w:t xml:space="preserve">Yes </w:t>
            </w:r>
            <w:r w:rsidR="00C44BD6">
              <w:t xml:space="preserve"> </w:t>
            </w:r>
          </w:p>
        </w:tc>
      </w:tr>
    </w:tbl>
    <w:p w14:paraId="56786346" w14:textId="77777777" w:rsidR="0034283F" w:rsidRDefault="0034283F" w:rsidP="0034283F">
      <w:pPr>
        <w:pStyle w:val="Heading2"/>
      </w:pPr>
      <w:r>
        <w:t>Inclusion Criteria</w:t>
      </w:r>
    </w:p>
    <w:p w14:paraId="63855349" w14:textId="77777777" w:rsidR="00EB6D49" w:rsidRDefault="00EB6D49" w:rsidP="00EB6D49">
      <w:r>
        <w:t>The conditions required to consider a patient for inclusion (e.g., procedures, medications, diagnoses)</w:t>
      </w:r>
      <w:r w:rsidR="00504628">
        <w:t>. By default, ALL conditions must be met for inclusion.</w:t>
      </w:r>
    </w:p>
    <w:p w14:paraId="0CD91614" w14:textId="77777777" w:rsidR="00EA5E77" w:rsidRDefault="00EA5E77" w:rsidP="00EA5E77">
      <w:r>
        <w:t>MUST HAVE THESE:</w:t>
      </w:r>
    </w:p>
    <w:p w14:paraId="7F30A8B8" w14:textId="77777777" w:rsidR="00EA5E77" w:rsidRDefault="00EA5E77" w:rsidP="00EA5E77">
      <w:r>
        <w:t>The following diagnosis codes: ICD9: 440.2*, 440.3*, 440.8,</w:t>
      </w:r>
    </w:p>
    <w:p w14:paraId="08C5A889" w14:textId="77777777" w:rsidR="00EA5E77" w:rsidRDefault="00EA5E77" w:rsidP="00EA5E77">
      <w:r>
        <w:t>440.4, 443.9 ICD-10:</w:t>
      </w:r>
    </w:p>
    <w:p w14:paraId="21DF55D4" w14:textId="77777777" w:rsidR="00EA5E77" w:rsidRDefault="00EA5E77" w:rsidP="00EA5E77">
      <w:r>
        <w:t>I70.2</w:t>
      </w:r>
      <w:proofErr w:type="gramStart"/>
      <w:r>
        <w:t>*,I</w:t>
      </w:r>
      <w:proofErr w:type="gramEnd"/>
      <w:r>
        <w:t>70.3*,I70.4*,I70.5*,I70.6*,I70.7*,I70.8,I70.92,I73.9</w:t>
      </w:r>
    </w:p>
    <w:p w14:paraId="0FEC797D" w14:textId="77777777" w:rsidR="00EA5E77" w:rsidRDefault="00EA5E77" w:rsidP="00EA5E77"/>
    <w:p w14:paraId="7DFD7138" w14:textId="77777777" w:rsidR="00EA5E77" w:rsidRDefault="00EA5E77" w:rsidP="00EA5E77">
      <w:r>
        <w:t>OR IN (</w:t>
      </w:r>
    </w:p>
    <w:p w14:paraId="7EED761D" w14:textId="77777777" w:rsidR="00EA5E77" w:rsidRDefault="00EA5E77" w:rsidP="00EA5E77"/>
    <w:p w14:paraId="76D931A4" w14:textId="77777777" w:rsidR="00EA5E77" w:rsidRDefault="00EA5E77" w:rsidP="00EA5E77">
      <w:r>
        <w:t>With ANY the following procedures:</w:t>
      </w:r>
    </w:p>
    <w:p w14:paraId="05524B34" w14:textId="77777777" w:rsidR="00EA5E77" w:rsidRDefault="00EA5E77" w:rsidP="00EA5E77">
      <w:r>
        <w:t>ICD-9-CM: 39.50, 39.90, 38.18 ICD-10-PCS: 047C3*, 047D3*, 047H3*,</w:t>
      </w:r>
    </w:p>
    <w:p w14:paraId="411BCFA6" w14:textId="77777777" w:rsidR="00EA5E77" w:rsidRDefault="00EA5E77" w:rsidP="00EA5E77">
      <w:r>
        <w:t>047J3*, 047K3*, 047L3*, 047M3*, 047N3*, 047P3*, 047Q3*, 047R3*, 047S3*, 047T3*,</w:t>
      </w:r>
    </w:p>
    <w:p w14:paraId="62F9F143" w14:textId="77777777" w:rsidR="00EA5E77" w:rsidRDefault="00EA5E77" w:rsidP="00EA5E77">
      <w:r>
        <w:t>047U3*, 047V3*, 047W3*, 047Y3*, 04C00ZZ, 04C03ZZ, 04CC0Z*, 04CC3Z*, 04CC4Z*,</w:t>
      </w:r>
    </w:p>
    <w:p w14:paraId="29A98F01" w14:textId="77777777" w:rsidR="00EA5E77" w:rsidRDefault="00EA5E77" w:rsidP="00EA5E77">
      <w:r>
        <w:t>04CD*, 04CH*, 04CJ*, 04CK*, 04CK*, 04CL*, 04CM*, 04CN*, 04CP*, 04CQ*, 04CR*,</w:t>
      </w:r>
    </w:p>
    <w:p w14:paraId="68DFCFE9" w14:textId="77777777" w:rsidR="00EA5E77" w:rsidRDefault="00EA5E77" w:rsidP="00EA5E77">
      <w:r>
        <w:t>04CS*, 04CT*, 04CU*, 04CV*, 04CY*, 04100J7, 04100J8, 04100JF, 04100JG, 04100JH,</w:t>
      </w:r>
    </w:p>
    <w:p w14:paraId="6D380079" w14:textId="77777777" w:rsidR="00EA5E77" w:rsidRDefault="00EA5E77" w:rsidP="00EA5E77">
      <w:r>
        <w:t>04100JJ, 04100JK, 041C0JD, 041C0JH, 041D0JF, 041D0JJ, 041H0JH, 041H0KJ,</w:t>
      </w:r>
    </w:p>
    <w:p w14:paraId="18771234" w14:textId="77777777" w:rsidR="00EA5E77" w:rsidRDefault="00EA5E77" w:rsidP="00EA5E77">
      <w:r>
        <w:t>041H4JH, 041J0JJ, 041J4JJ, 041K0J*, 041K0Z*, 041L09*, 041L0J*, 041L0K*,</w:t>
      </w:r>
    </w:p>
    <w:p w14:paraId="2B020C1D" w14:textId="77777777" w:rsidR="00EA5E77" w:rsidRDefault="00EA5E77" w:rsidP="00EA5E77">
      <w:r>
        <w:t>041L0Z*, 041M*, 041N*, 041S0JQ, 041U0AP</w:t>
      </w:r>
    </w:p>
    <w:p w14:paraId="0897895C" w14:textId="77777777" w:rsidR="00EA5E77" w:rsidRDefault="00EA5E77" w:rsidP="00EA5E77"/>
    <w:p w14:paraId="387D3336" w14:textId="77777777" w:rsidR="00EA5E77" w:rsidRDefault="00EA5E77" w:rsidP="00EA5E77">
      <w:r>
        <w:t>INCLUDE THE WHOLE LIST:</w:t>
      </w:r>
    </w:p>
    <w:p w14:paraId="36227F93" w14:textId="77777777" w:rsidR="00EA5E77" w:rsidRDefault="00EA5E77" w:rsidP="00EA5E77">
      <w:r>
        <w:t>* 1 DIGIT DIFF</w:t>
      </w:r>
    </w:p>
    <w:p w14:paraId="648505E3" w14:textId="77777777" w:rsidR="00EA5E77" w:rsidRDefault="00EA5E77" w:rsidP="00EA5E77">
      <w:r>
        <w:t>** 2 DIGIT DIFF</w:t>
      </w:r>
    </w:p>
    <w:p w14:paraId="5E3FCD59" w14:textId="77777777" w:rsidR="00EA5E77" w:rsidRDefault="00EA5E77" w:rsidP="00EA5E77"/>
    <w:p w14:paraId="50B5C126" w14:textId="77777777" w:rsidR="00EA5E77" w:rsidRDefault="00EA5E77" w:rsidP="00EA5E77">
      <w:r>
        <w:t>With ANY the following procedures:</w:t>
      </w:r>
    </w:p>
    <w:p w14:paraId="67BFA545" w14:textId="77777777" w:rsidR="00EA5E77" w:rsidRDefault="00EA5E77" w:rsidP="00EA5E77">
      <w:r>
        <w:t>CPT code: 37205, 37206, 37207, 37208,</w:t>
      </w:r>
    </w:p>
    <w:p w14:paraId="3E34396F" w14:textId="77777777" w:rsidR="00EA5E77" w:rsidRDefault="00EA5E77" w:rsidP="00EA5E77">
      <w:r>
        <w:t>37236, 37237, 37184, 37185, 37186, 35302, 35303, 35304, 35305, 35306, 35331,</w:t>
      </w:r>
    </w:p>
    <w:p w14:paraId="748C2A58" w14:textId="77777777" w:rsidR="00EA5E77" w:rsidRDefault="00EA5E77" w:rsidP="00EA5E77">
      <w:r>
        <w:t>35351, 35355, 35361, 35363, 35371, 35372, 35381, 35452, 35454, 35456, 35459,</w:t>
      </w:r>
    </w:p>
    <w:p w14:paraId="404155B3" w14:textId="77777777" w:rsidR="00EA5E77" w:rsidRDefault="00EA5E77" w:rsidP="00EA5E77">
      <w:r>
        <w:lastRenderedPageBreak/>
        <w:t>35470, 35472, 35473, 35474, 35483, 35492, 35493, 35495, 35521, 35533, 35537,</w:t>
      </w:r>
    </w:p>
    <w:p w14:paraId="258184E0" w14:textId="77777777" w:rsidR="00EA5E77" w:rsidRDefault="00EA5E77" w:rsidP="00EA5E77">
      <w:r>
        <w:t>35538, 35539, 35540, 35556, 35558, 35563, 35565, 35566, 35571, 35583, 35585,</w:t>
      </w:r>
    </w:p>
    <w:p w14:paraId="74D35ED6" w14:textId="77777777" w:rsidR="00EA5E77" w:rsidRDefault="00EA5E77" w:rsidP="00EA5E77">
      <w:r>
        <w:t>35587, 35621, 35623, 35637, 35638, 35646, 35647, 35654, 35656, 35661, 35663,</w:t>
      </w:r>
    </w:p>
    <w:p w14:paraId="6BEA334C" w14:textId="77777777" w:rsidR="00EA5E77" w:rsidRDefault="00EA5E77" w:rsidP="00EA5E77">
      <w:r>
        <w:t>35665, 35666, 35671, 35700, 35876, 35879, 35881, 35883, 35884, 37184, 37185,</w:t>
      </w:r>
    </w:p>
    <w:p w14:paraId="12BED8AF" w14:textId="77777777" w:rsidR="00EA5E77" w:rsidRDefault="00EA5E77" w:rsidP="00EA5E77">
      <w:r>
        <w:t>37186, 37205, 37206, 37207, 37208, 0236T, 0237T, 0238T, 37225, 37224, 37227,</w:t>
      </w:r>
    </w:p>
    <w:p w14:paraId="3E8B5E9B" w14:textId="77777777" w:rsidR="00EA5E77" w:rsidRDefault="00EA5E77" w:rsidP="00EA5E77">
      <w:r>
        <w:t>37226, 37222, 37223, 37220, 37221, 37229, 37228, 37231, 37230, 37233, 37232,</w:t>
      </w:r>
    </w:p>
    <w:p w14:paraId="03B94085" w14:textId="77777777" w:rsidR="00EA5E77" w:rsidRDefault="00EA5E77" w:rsidP="00EA5E77">
      <w:r>
        <w:t>37235, 37234, 35548</w:t>
      </w:r>
    </w:p>
    <w:p w14:paraId="74ECEA7B" w14:textId="77777777" w:rsidR="001032BE" w:rsidRPr="00EB6D49" w:rsidRDefault="00EA5E77" w:rsidP="00EA5E77">
      <w:r>
        <w:t>)</w:t>
      </w:r>
    </w:p>
    <w:p w14:paraId="3FEC6B6B" w14:textId="77777777" w:rsidR="0034283F" w:rsidRDefault="0034283F" w:rsidP="0034283F">
      <w:pPr>
        <w:pStyle w:val="Heading2"/>
      </w:pPr>
      <w:r>
        <w:t>Exclusion Criteria</w:t>
      </w:r>
    </w:p>
    <w:p w14:paraId="6BE1AF93" w14:textId="77777777" w:rsidR="00EB6D49" w:rsidRPr="00EB6D49" w:rsidRDefault="00EB6D49" w:rsidP="00EB6D49">
      <w:r>
        <w:t xml:space="preserve">The conditions for excluding a patient (e.g., pregnant, </w:t>
      </w:r>
      <w:r w:rsidR="00FD2628">
        <w:t>medical history, conflicting diagnoses</w:t>
      </w:r>
      <w:r>
        <w:t>)</w:t>
      </w:r>
      <w:r w:rsidR="00504628">
        <w:t>. By default, ANY condition must be met for exclusion.</w:t>
      </w:r>
    </w:p>
    <w:p w14:paraId="4C199416"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Anyone with any of these codes in their record: ICD-9:</w:t>
      </w:r>
    </w:p>
    <w:p w14:paraId="0C52E93C"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xml:space="preserve">736.3*, 736.4*, 736.5, 736.6, 736.7*, 736.8*, 736.9, </w:t>
      </w:r>
      <w:proofErr w:type="gramStart"/>
      <w:r w:rsidRPr="00EA5E77">
        <w:rPr>
          <w:rFonts w:asciiTheme="minorHAnsi" w:hAnsiTheme="minorHAnsi" w:cstheme="minorHAnsi"/>
          <w:color w:val="auto"/>
          <w:sz w:val="22"/>
        </w:rPr>
        <w:t>735.*</w:t>
      </w:r>
      <w:proofErr w:type="gramEnd"/>
      <w:r w:rsidRPr="00EA5E77">
        <w:rPr>
          <w:rFonts w:asciiTheme="minorHAnsi" w:hAnsiTheme="minorHAnsi" w:cstheme="minorHAnsi"/>
          <w:color w:val="auto"/>
          <w:sz w:val="22"/>
        </w:rPr>
        <w:t>, 754.3*, 754.4*,</w:t>
      </w:r>
    </w:p>
    <w:p w14:paraId="63CA6315"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754.5*, 754.6*, 754.7*, 755.02, 755.13, 755.14, 755.3, 755.4, 755.6*, 755.8,</w:t>
      </w:r>
    </w:p>
    <w:p w14:paraId="664816FC"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xml:space="preserve">759.7, 759.89, </w:t>
      </w:r>
      <w:proofErr w:type="gramStart"/>
      <w:r w:rsidRPr="00EA5E77">
        <w:rPr>
          <w:rFonts w:asciiTheme="minorHAnsi" w:hAnsiTheme="minorHAnsi" w:cstheme="minorHAnsi"/>
          <w:color w:val="auto"/>
          <w:sz w:val="22"/>
        </w:rPr>
        <w:t>895.*</w:t>
      </w:r>
      <w:proofErr w:type="gramEnd"/>
      <w:r w:rsidRPr="00EA5E77">
        <w:rPr>
          <w:rFonts w:asciiTheme="minorHAnsi" w:hAnsiTheme="minorHAnsi" w:cstheme="minorHAnsi"/>
          <w:color w:val="auto"/>
          <w:sz w:val="22"/>
        </w:rPr>
        <w:t>, 896.*, 897.*, 820.*, 821.*, 822.*, 823.*, 824.*, 825.*,</w:t>
      </w:r>
    </w:p>
    <w:p w14:paraId="76A6B323"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xml:space="preserve">826.*, </w:t>
      </w:r>
      <w:proofErr w:type="gramStart"/>
      <w:r w:rsidRPr="00EA5E77">
        <w:rPr>
          <w:rFonts w:asciiTheme="minorHAnsi" w:hAnsiTheme="minorHAnsi" w:cstheme="minorHAnsi"/>
          <w:color w:val="auto"/>
          <w:sz w:val="22"/>
        </w:rPr>
        <w:t>827.*</w:t>
      </w:r>
      <w:proofErr w:type="gramEnd"/>
      <w:r w:rsidRPr="00EA5E77">
        <w:rPr>
          <w:rFonts w:asciiTheme="minorHAnsi" w:hAnsiTheme="minorHAnsi" w:cstheme="minorHAnsi"/>
          <w:color w:val="auto"/>
          <w:sz w:val="22"/>
        </w:rPr>
        <w:t>, 828.*, 829.*, 835.*, 836.*, 837.*, 838.*, 904.*, 928.*, 929.*,</w:t>
      </w:r>
    </w:p>
    <w:p w14:paraId="74332DA3"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959.6, 959.7, 996.4*, 996.66, 996.67, 996.77, 996.78 ICD-10: M21.05*, M21.06*,</w:t>
      </w:r>
    </w:p>
    <w:p w14:paraId="6A6AC404"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M21.07*, M21.15*, M21.16*, M21.17*, M21.7*, M21.869, M21.6X*, M21.85*, M21.86*,</w:t>
      </w:r>
    </w:p>
    <w:p w14:paraId="1CEECCC2"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M21.95*, M21.96*, M20.1*, M20.2*, M20.3*, M</w:t>
      </w:r>
      <w:proofErr w:type="gramStart"/>
      <w:r w:rsidRPr="00EA5E77">
        <w:rPr>
          <w:rFonts w:asciiTheme="minorHAnsi" w:hAnsiTheme="minorHAnsi" w:cstheme="minorHAnsi"/>
          <w:color w:val="auto"/>
          <w:sz w:val="22"/>
        </w:rPr>
        <w:t>20.*</w:t>
      </w:r>
      <w:proofErr w:type="gramEnd"/>
      <w:r w:rsidRPr="00EA5E77">
        <w:rPr>
          <w:rFonts w:asciiTheme="minorHAnsi" w:hAnsiTheme="minorHAnsi" w:cstheme="minorHAnsi"/>
          <w:color w:val="auto"/>
          <w:sz w:val="22"/>
        </w:rPr>
        <w:t>, M20.5*, M20.6*, Q65.**,</w:t>
      </w:r>
    </w:p>
    <w:p w14:paraId="1031F942"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Q68.1*, Q68.2*, Q68.3*, Q68.4*, Q68.5*, Q66.3*, Q66.4*, Q66.5*, Q66.6*, Q66.7*,</w:t>
      </w:r>
    </w:p>
    <w:p w14:paraId="68341717"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Q66.8*, Q69.2*, Q70.2*, Q70.3*, Q</w:t>
      </w:r>
      <w:proofErr w:type="gramStart"/>
      <w:r w:rsidRPr="00EA5E77">
        <w:rPr>
          <w:rFonts w:asciiTheme="minorHAnsi" w:hAnsiTheme="minorHAnsi" w:cstheme="minorHAnsi"/>
          <w:color w:val="auto"/>
          <w:sz w:val="22"/>
        </w:rPr>
        <w:t>72.*</w:t>
      </w:r>
      <w:proofErr w:type="gramEnd"/>
      <w:r w:rsidRPr="00EA5E77">
        <w:rPr>
          <w:rFonts w:asciiTheme="minorHAnsi" w:hAnsiTheme="minorHAnsi" w:cstheme="minorHAnsi"/>
          <w:color w:val="auto"/>
          <w:sz w:val="22"/>
        </w:rPr>
        <w:t>*, Q74.8, Q74.9, Q89.7, E78.71, E78.72,</w:t>
      </w:r>
    </w:p>
    <w:p w14:paraId="3166BD73"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Q87.2, Q87.3, Q87.5, Q87.81, Q87.82, Q87.89, Q89.8, S</w:t>
      </w:r>
      <w:proofErr w:type="gramStart"/>
      <w:r w:rsidRPr="00EA5E77">
        <w:rPr>
          <w:rFonts w:asciiTheme="minorHAnsi" w:hAnsiTheme="minorHAnsi" w:cstheme="minorHAnsi"/>
          <w:color w:val="auto"/>
          <w:sz w:val="22"/>
        </w:rPr>
        <w:t>72.*</w:t>
      </w:r>
      <w:proofErr w:type="gramEnd"/>
      <w:r w:rsidRPr="00EA5E77">
        <w:rPr>
          <w:rFonts w:asciiTheme="minorHAnsi" w:hAnsiTheme="minorHAnsi" w:cstheme="minorHAnsi"/>
          <w:color w:val="auto"/>
          <w:sz w:val="22"/>
        </w:rPr>
        <w:t>*, S82.**, S92.**,</w:t>
      </w:r>
    </w:p>
    <w:p w14:paraId="4D7EB46D"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T14.8*, M24.35*, M24.36*, M24.37*, S</w:t>
      </w:r>
      <w:proofErr w:type="gramStart"/>
      <w:r w:rsidRPr="00EA5E77">
        <w:rPr>
          <w:rFonts w:asciiTheme="minorHAnsi" w:hAnsiTheme="minorHAnsi" w:cstheme="minorHAnsi"/>
          <w:color w:val="auto"/>
          <w:sz w:val="22"/>
        </w:rPr>
        <w:t>83.*</w:t>
      </w:r>
      <w:proofErr w:type="gramEnd"/>
      <w:r w:rsidRPr="00EA5E77">
        <w:rPr>
          <w:rFonts w:asciiTheme="minorHAnsi" w:hAnsiTheme="minorHAnsi" w:cstheme="minorHAnsi"/>
          <w:color w:val="auto"/>
          <w:sz w:val="22"/>
        </w:rPr>
        <w:t>*, S93.**, S75.**, S79.**, S99.**,</w:t>
      </w:r>
    </w:p>
    <w:p w14:paraId="10DC96A9"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S</w:t>
      </w:r>
      <w:proofErr w:type="gramStart"/>
      <w:r w:rsidRPr="00EA5E77">
        <w:rPr>
          <w:rFonts w:asciiTheme="minorHAnsi" w:hAnsiTheme="minorHAnsi" w:cstheme="minorHAnsi"/>
          <w:color w:val="auto"/>
          <w:sz w:val="22"/>
        </w:rPr>
        <w:t>77.*</w:t>
      </w:r>
      <w:proofErr w:type="gramEnd"/>
      <w:r w:rsidRPr="00EA5E77">
        <w:rPr>
          <w:rFonts w:asciiTheme="minorHAnsi" w:hAnsiTheme="minorHAnsi" w:cstheme="minorHAnsi"/>
          <w:color w:val="auto"/>
          <w:sz w:val="22"/>
        </w:rPr>
        <w:t>*, S89.**, T84.**</w:t>
      </w:r>
    </w:p>
    <w:p w14:paraId="798C9BCC" w14:textId="77777777" w:rsidR="00EA5E77" w:rsidRPr="00EA5E77" w:rsidRDefault="00EA5E77" w:rsidP="00EA5E77">
      <w:pPr>
        <w:pStyle w:val="Heading2"/>
        <w:rPr>
          <w:rFonts w:asciiTheme="minorHAnsi" w:hAnsiTheme="minorHAnsi" w:cstheme="minorHAnsi"/>
          <w:color w:val="auto"/>
          <w:sz w:val="22"/>
        </w:rPr>
      </w:pPr>
    </w:p>
    <w:p w14:paraId="2241C91D"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INCLUDE THE WHOLE LIST:</w:t>
      </w:r>
    </w:p>
    <w:p w14:paraId="50CD1582"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1 DIGIT DIFF</w:t>
      </w:r>
    </w:p>
    <w:p w14:paraId="66BEEA00" w14:textId="77777777" w:rsidR="001032BE" w:rsidRPr="001032BE"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2 DIGIT DIFF</w:t>
      </w:r>
    </w:p>
    <w:p w14:paraId="4523F0AB" w14:textId="77777777" w:rsidR="00642BD5" w:rsidRDefault="00642BD5" w:rsidP="00642BD5">
      <w:pPr>
        <w:pStyle w:val="Heading2"/>
      </w:pPr>
      <w:r>
        <w:t>Notes</w:t>
      </w:r>
    </w:p>
    <w:p w14:paraId="0ED4B4D4" w14:textId="77777777" w:rsidR="00F00C5C" w:rsidRPr="00F00C5C" w:rsidRDefault="00F00C5C" w:rsidP="00F00C5C">
      <w:r>
        <w:t xml:space="preserve">Screenshot for reference of the Accession number </w:t>
      </w:r>
      <w:r w:rsidR="003A40EE">
        <w:t xml:space="preserve">see “Results” section grey bar below. </w:t>
      </w:r>
    </w:p>
    <w:p w14:paraId="1129E14A" w14:textId="77777777" w:rsidR="001032BE" w:rsidRDefault="00F00C5C" w:rsidP="001032BE">
      <w:r w:rsidRPr="00F00C5C">
        <w:rPr>
          <w:noProof/>
        </w:rPr>
        <w:lastRenderedPageBreak/>
        <w:drawing>
          <wp:inline distT="0" distB="0" distL="0" distR="0" wp14:anchorId="24564F71" wp14:editId="624E0C11">
            <wp:extent cx="6400800" cy="4131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131310"/>
                    </a:xfrm>
                    <a:prstGeom prst="rect">
                      <a:avLst/>
                    </a:prstGeom>
                  </pic:spPr>
                </pic:pic>
              </a:graphicData>
            </a:graphic>
          </wp:inline>
        </w:drawing>
      </w:r>
    </w:p>
    <w:p w14:paraId="0EB4972C" w14:textId="77777777" w:rsidR="00E907BC" w:rsidRDefault="00EB6D49" w:rsidP="00EB6D49">
      <w:pPr>
        <w:pStyle w:val="Heading1"/>
      </w:pPr>
      <w:r>
        <w:t>Extract</w:t>
      </w:r>
    </w:p>
    <w:p w14:paraId="41182ACE" w14:textId="77777777" w:rsidR="00EB6D49" w:rsidRDefault="00EB6D49" w:rsidP="00EB6D49">
      <w:r>
        <w:t xml:space="preserve">Output Format: </w:t>
      </w:r>
    </w:p>
    <w:p w14:paraId="572F0709" w14:textId="77777777" w:rsidR="004171CA" w:rsidRDefault="004171CA" w:rsidP="00EB6D49">
      <w:r>
        <w:t xml:space="preserve">Destination: </w:t>
      </w:r>
    </w:p>
    <w:p w14:paraId="422DDB2E" w14:textId="77777777" w:rsidR="00EB6D49" w:rsidRDefault="00EB6D49" w:rsidP="00EB6D49">
      <w:pPr>
        <w:pStyle w:val="Heading2"/>
      </w:pPr>
      <w:r>
        <w:t>Variables</w:t>
      </w:r>
    </w:p>
    <w:p w14:paraId="743E57AA" w14:textId="77777777" w:rsidR="00EB6D49" w:rsidRDefault="00EB6D49" w:rsidP="00EB6D49">
      <w:r>
        <w:t>The specific data elements to pull, in as much detail as possible.</w:t>
      </w:r>
    </w:p>
    <w:p w14:paraId="16B5FA70" w14:textId="77777777" w:rsidR="006C6BDF" w:rsidRDefault="006C6BDF" w:rsidP="00EB6D49">
      <w:r>
        <w:t>Most items will be readings/values as of the index date, unless otherwise specified.</w:t>
      </w:r>
    </w:p>
    <w:p w14:paraId="5E5560E5" w14:textId="77777777" w:rsidR="006C6BDF" w:rsidRDefault="006C6BDF" w:rsidP="00EB6D49">
      <w:r>
        <w:t>Diagnoses should check both the problem list and encounter diagnoses.</w:t>
      </w:r>
    </w:p>
    <w:p w14:paraId="0C73129A" w14:textId="77777777" w:rsidR="00BB5B4C" w:rsidRDefault="00FD2628" w:rsidP="00BB5B4C">
      <w:pPr>
        <w:pStyle w:val="Heading3"/>
        <w:rPr>
          <w:ins w:id="1" w:author="Ross, Elsie" w:date="2023-12-06T12:18:00Z"/>
        </w:rPr>
      </w:pPr>
      <w:r>
        <w:t>Patient</w:t>
      </w:r>
      <w:r w:rsidR="00BB5B4C">
        <w:t>/</w:t>
      </w:r>
      <w:r w:rsidR="0010789B">
        <w:t>Cost</w:t>
      </w:r>
      <w:r w:rsidR="00BB5B4C">
        <w:t xml:space="preserve"> Data</w:t>
      </w:r>
    </w:p>
    <w:p w14:paraId="393B0F13" w14:textId="5D70DA30" w:rsidR="005C1FAD" w:rsidRPr="005C1FAD" w:rsidRDefault="005C1FAD">
      <w:pPr>
        <w:pPrChange w:id="2" w:author="Ross, Elsie" w:date="2023-12-06T12:18:00Z">
          <w:pPr>
            <w:pStyle w:val="Heading3"/>
          </w:pPr>
        </w:pPrChange>
      </w:pPr>
      <w:ins w:id="3" w:author="Ross, Elsie" w:date="2023-12-06T12:18:00Z">
        <w:r w:rsidRPr="005B4F55">
          <w:rPr>
            <w:highlight w:val="magenta"/>
            <w:rPrChange w:id="4" w:author="Ross, Elsie" w:date="2023-12-06T12:19:00Z">
              <w:rPr/>
            </w:rPrChange>
          </w:rPr>
          <w:t xml:space="preserve">FYI – “surgery” refers to invasive angiography </w:t>
        </w:r>
        <w:r w:rsidR="005B4F55" w:rsidRPr="005B4F55">
          <w:rPr>
            <w:highlight w:val="magenta"/>
            <w:rPrChange w:id="5" w:author="Ross, Elsie" w:date="2023-12-06T12:19:00Z">
              <w:rPr/>
            </w:rPrChange>
          </w:rPr>
          <w:t>procedures</w:t>
        </w:r>
      </w:ins>
    </w:p>
    <w:p w14:paraId="359D5684" w14:textId="77777777" w:rsidR="00EA5E77" w:rsidRDefault="00EA5E77" w:rsidP="00EA5E77">
      <w:pPr>
        <w:pStyle w:val="ListParagraph"/>
        <w:numPr>
          <w:ilvl w:val="0"/>
          <w:numId w:val="15"/>
        </w:numPr>
      </w:pPr>
      <w:r>
        <w:t xml:space="preserve">MRN, </w:t>
      </w:r>
    </w:p>
    <w:p w14:paraId="700CE51C" w14:textId="77777777" w:rsidR="00EA5E77" w:rsidRDefault="00EA5E77" w:rsidP="00EA5E77">
      <w:pPr>
        <w:pStyle w:val="ListParagraph"/>
        <w:numPr>
          <w:ilvl w:val="0"/>
          <w:numId w:val="15"/>
        </w:numPr>
      </w:pPr>
      <w:r>
        <w:t>date of surgery,</w:t>
      </w:r>
    </w:p>
    <w:p w14:paraId="39BE573D" w14:textId="77777777" w:rsidR="00EA5E77" w:rsidRDefault="00EA5E77" w:rsidP="00EA5E77">
      <w:pPr>
        <w:pStyle w:val="ListParagraph"/>
        <w:numPr>
          <w:ilvl w:val="0"/>
          <w:numId w:val="15"/>
        </w:numPr>
      </w:pPr>
      <w:r>
        <w:t xml:space="preserve">accession numbers for invasive angiograms, </w:t>
      </w:r>
    </w:p>
    <w:p w14:paraId="56258092" w14:textId="77777777" w:rsidR="00EA5E77" w:rsidRDefault="00EA5E77" w:rsidP="00EA5E77">
      <w:pPr>
        <w:pStyle w:val="ListParagraph"/>
        <w:numPr>
          <w:ilvl w:val="0"/>
          <w:numId w:val="15"/>
        </w:numPr>
      </w:pPr>
      <w:r w:rsidRPr="00EA6988">
        <w:rPr>
          <w:strike/>
        </w:rPr>
        <w:t>invasive angiogram images</w:t>
      </w:r>
      <w:r w:rsidR="00EA6988">
        <w:t xml:space="preserve"> </w:t>
      </w:r>
      <w:r w:rsidR="00EA6988" w:rsidRPr="00537714">
        <w:rPr>
          <w:highlight w:val="red"/>
        </w:rPr>
        <w:t>(Dr. Ross Images can be gathered by the Radiology Team such as Michael Crook)</w:t>
      </w:r>
    </w:p>
    <w:p w14:paraId="77C250D4" w14:textId="08687DD1" w:rsidR="00EA5E77" w:rsidRDefault="00EA5E77" w:rsidP="00EA5E77">
      <w:pPr>
        <w:pStyle w:val="ListParagraph"/>
        <w:numPr>
          <w:ilvl w:val="0"/>
          <w:numId w:val="15"/>
        </w:numPr>
      </w:pPr>
      <w:r>
        <w:t xml:space="preserve">accession number for non-invasive </w:t>
      </w:r>
      <w:r w:rsidRPr="00537714">
        <w:rPr>
          <w:highlight w:val="green"/>
        </w:rPr>
        <w:t>CT</w:t>
      </w:r>
      <w:r w:rsidR="000A1947" w:rsidRPr="00537714">
        <w:rPr>
          <w:highlight w:val="green"/>
        </w:rPr>
        <w:t xml:space="preserve"> (Dr. Ross can we get an example of this from Hyperspace to verify</w:t>
      </w:r>
      <w:r w:rsidR="00537714" w:rsidRPr="00537714">
        <w:rPr>
          <w:highlight w:val="green"/>
        </w:rPr>
        <w:t>?</w:t>
      </w:r>
      <w:r w:rsidR="000A1947" w:rsidRPr="00537714">
        <w:rPr>
          <w:highlight w:val="green"/>
        </w:rPr>
        <w:t>)</w:t>
      </w:r>
      <w:r w:rsidR="00FF3085">
        <w:t xml:space="preserve"> - </w:t>
      </w:r>
      <w:r w:rsidR="00FF3085" w:rsidRPr="00FF3085">
        <w:rPr>
          <w:highlight w:val="magenta"/>
        </w:rPr>
        <w:t>Attached</w:t>
      </w:r>
    </w:p>
    <w:p w14:paraId="74A3D584" w14:textId="1A7325BF" w:rsidR="00EA6988" w:rsidRDefault="0094430A" w:rsidP="00537714">
      <w:pPr>
        <w:pStyle w:val="ListParagraph"/>
        <w:numPr>
          <w:ilvl w:val="0"/>
          <w:numId w:val="15"/>
        </w:numPr>
      </w:pPr>
      <w:ins w:id="6" w:author="Ross, Elsie" w:date="2023-12-06T12:17:00Z">
        <w:r w:rsidRPr="0094430A">
          <w:rPr>
            <w:highlight w:val="magenta"/>
            <w:rPrChange w:id="7" w:author="Ross, Elsie" w:date="2023-12-06T12:17:00Z">
              <w:rPr/>
            </w:rPrChange>
          </w:rPr>
          <w:t>CT</w:t>
        </w:r>
        <w:r>
          <w:t xml:space="preserve"> </w:t>
        </w:r>
      </w:ins>
      <w:r w:rsidR="00EA5E77">
        <w:t xml:space="preserve">angiograms completed 3-6 months before or after date of surgery, </w:t>
      </w:r>
      <w:r w:rsidR="00537714" w:rsidRPr="00537714">
        <w:rPr>
          <w:highlight w:val="green"/>
        </w:rPr>
        <w:t>(Dr. Ross can we get an example of this from Hyperspace to verify?)</w:t>
      </w:r>
      <w:ins w:id="8" w:author="Ross, Elsie" w:date="2023-12-06T12:17:00Z">
        <w:r>
          <w:t xml:space="preserve"> – </w:t>
        </w:r>
        <w:r w:rsidRPr="005C1FAD">
          <w:rPr>
            <w:highlight w:val="magenta"/>
            <w:rPrChange w:id="9" w:author="Ross, Elsie" w:date="2023-12-06T12:18:00Z">
              <w:rPr/>
            </w:rPrChange>
          </w:rPr>
          <w:t xml:space="preserve">This is the same request as above, just time specified. CT angiogram </w:t>
        </w:r>
        <w:r w:rsidR="005C1FAD" w:rsidRPr="005C1FAD">
          <w:rPr>
            <w:highlight w:val="magenta"/>
            <w:rPrChange w:id="10" w:author="Ross, Elsie" w:date="2023-12-06T12:18:00Z">
              <w:rPr/>
            </w:rPrChange>
          </w:rPr>
          <w:t xml:space="preserve">up to 6 months before and after </w:t>
        </w:r>
      </w:ins>
      <w:ins w:id="11" w:author="Ross, Elsie" w:date="2023-12-06T12:18:00Z">
        <w:r w:rsidR="005C1FAD" w:rsidRPr="005C1FAD">
          <w:rPr>
            <w:highlight w:val="magenta"/>
            <w:rPrChange w:id="12" w:author="Ross, Elsie" w:date="2023-12-06T12:18:00Z">
              <w:rPr/>
            </w:rPrChange>
          </w:rPr>
          <w:t>date of invasive angiography</w:t>
        </w:r>
        <w:r w:rsidR="005C1FAD">
          <w:t xml:space="preserve"> </w:t>
        </w:r>
      </w:ins>
    </w:p>
    <w:p w14:paraId="4C431693" w14:textId="77777777" w:rsidR="00EA6988" w:rsidRDefault="00EA5E77" w:rsidP="00EA6988">
      <w:pPr>
        <w:pStyle w:val="ListParagraph"/>
        <w:numPr>
          <w:ilvl w:val="0"/>
          <w:numId w:val="15"/>
        </w:numPr>
      </w:pPr>
      <w:r w:rsidRPr="00EA6988">
        <w:rPr>
          <w:strike/>
        </w:rPr>
        <w:t>CT angiogram</w:t>
      </w:r>
      <w:r w:rsidR="00EA6988" w:rsidRPr="00EA6988">
        <w:rPr>
          <w:strike/>
        </w:rPr>
        <w:t xml:space="preserve"> </w:t>
      </w:r>
      <w:r w:rsidRPr="00EA6988">
        <w:rPr>
          <w:strike/>
        </w:rPr>
        <w:t>images,</w:t>
      </w:r>
      <w:r>
        <w:t xml:space="preserve"> </w:t>
      </w:r>
      <w:r w:rsidR="00EA6988" w:rsidRPr="00537714">
        <w:rPr>
          <w:highlight w:val="red"/>
        </w:rPr>
        <w:t>(Dr. Ross Images can be gathered by the Radiology Team such as Michael Crook)</w:t>
      </w:r>
    </w:p>
    <w:p w14:paraId="44C5D55A" w14:textId="353E7668" w:rsidR="00EA5E77" w:rsidRDefault="00EA5E77" w:rsidP="00EA6988">
      <w:pPr>
        <w:pStyle w:val="ListParagraph"/>
        <w:numPr>
          <w:ilvl w:val="0"/>
          <w:numId w:val="15"/>
        </w:numPr>
      </w:pPr>
      <w:r>
        <w:lastRenderedPageBreak/>
        <w:t>history and physical raw notes from 30 days prior to day of surgery</w:t>
      </w:r>
      <w:ins w:id="13" w:author="Ross, Elsie" w:date="2023-12-06T12:18:00Z">
        <w:r w:rsidR="005C1FAD">
          <w:t xml:space="preserve"> </w:t>
        </w:r>
        <w:r w:rsidR="005C1FAD" w:rsidRPr="005C1FAD">
          <w:rPr>
            <w:highlight w:val="magenta"/>
            <w:rPrChange w:id="14" w:author="Ross, Elsie" w:date="2023-12-06T12:18:00Z">
              <w:rPr/>
            </w:rPrChange>
          </w:rPr>
          <w:t>or on the day of surgery</w:t>
        </w:r>
      </w:ins>
      <w:r>
        <w:t>,</w:t>
      </w:r>
    </w:p>
    <w:p w14:paraId="7496B043" w14:textId="77777777" w:rsidR="00EA6988" w:rsidRDefault="00EA5E77" w:rsidP="00EA5E77">
      <w:pPr>
        <w:pStyle w:val="ListParagraph"/>
        <w:numPr>
          <w:ilvl w:val="0"/>
          <w:numId w:val="15"/>
        </w:numPr>
      </w:pPr>
      <w:r>
        <w:t xml:space="preserve">operative report (TROY - NOTES) related to day of surgery, </w:t>
      </w:r>
    </w:p>
    <w:p w14:paraId="53F500FC" w14:textId="229CCDF2" w:rsidR="00EA6988" w:rsidRDefault="00EA5E77" w:rsidP="00EA6988">
      <w:pPr>
        <w:pStyle w:val="ListParagraph"/>
        <w:numPr>
          <w:ilvl w:val="0"/>
          <w:numId w:val="15"/>
        </w:numPr>
      </w:pPr>
      <w:r>
        <w:t>(TROY - IN THE IMAGING TAB OF EPIC) vascular ultrasound report 30 days</w:t>
      </w:r>
      <w:r w:rsidR="00EA6988">
        <w:t xml:space="preserve"> </w:t>
      </w:r>
      <w:r>
        <w:t>before surgery (or ankle brachial indices)</w:t>
      </w:r>
      <w:ins w:id="15" w:author="Ross, Elsie" w:date="2023-12-06T12:19:00Z">
        <w:r w:rsidR="005B4F55">
          <w:t xml:space="preserve"> </w:t>
        </w:r>
        <w:r w:rsidR="005B4F55" w:rsidRPr="005B4F55">
          <w:rPr>
            <w:highlight w:val="magenta"/>
            <w:rPrChange w:id="16" w:author="Ross, Elsie" w:date="2023-12-06T12:19:00Z">
              <w:rPr/>
            </w:rPrChange>
          </w:rPr>
          <w:t xml:space="preserve">or on day of </w:t>
        </w:r>
        <w:proofErr w:type="gramStart"/>
        <w:r w:rsidR="005B4F55" w:rsidRPr="005B4F55">
          <w:rPr>
            <w:highlight w:val="magenta"/>
            <w:rPrChange w:id="17" w:author="Ross, Elsie" w:date="2023-12-06T12:19:00Z">
              <w:rPr/>
            </w:rPrChange>
          </w:rPr>
          <w:t>surgery</w:t>
        </w:r>
        <w:r w:rsidR="005B4F55">
          <w:t xml:space="preserve"> </w:t>
        </w:r>
      </w:ins>
      <w:r>
        <w:t>,</w:t>
      </w:r>
      <w:proofErr w:type="gramEnd"/>
      <w:r>
        <w:t xml:space="preserve"> </w:t>
      </w:r>
    </w:p>
    <w:p w14:paraId="7933AD1E" w14:textId="3EA173C4" w:rsidR="00EA5E77" w:rsidRDefault="00EA5E77" w:rsidP="00537714">
      <w:pPr>
        <w:pStyle w:val="ListParagraph"/>
        <w:numPr>
          <w:ilvl w:val="0"/>
          <w:numId w:val="15"/>
        </w:numPr>
      </w:pPr>
      <w:r>
        <w:t>all vascular ultrasound reports</w:t>
      </w:r>
      <w:r w:rsidR="00EA6988">
        <w:t xml:space="preserve"> </w:t>
      </w:r>
      <w:r>
        <w:t>after the day of surgery (or ankle brachial indices) for up to 1 year,</w:t>
      </w:r>
      <w:r w:rsidR="00537714" w:rsidRPr="00537714">
        <w:t xml:space="preserve"> </w:t>
      </w:r>
      <w:r w:rsidR="00537714" w:rsidRPr="00537714">
        <w:rPr>
          <w:highlight w:val="red"/>
        </w:rPr>
        <w:t>(Dr. Ross can we get an example of this from Hyperspace to verify?)</w:t>
      </w:r>
      <w:ins w:id="18" w:author="Ross, Elsie" w:date="2023-12-06T12:35:00Z">
        <w:r w:rsidR="004C4329">
          <w:t xml:space="preserve"> – </w:t>
        </w:r>
        <w:r w:rsidR="004C4329" w:rsidRPr="004C4329">
          <w:rPr>
            <w:highlight w:val="magenta"/>
            <w:rPrChange w:id="19" w:author="Ross, Elsie" w:date="2023-12-06T12:35:00Z">
              <w:rPr/>
            </w:rPrChange>
          </w:rPr>
          <w:t>Attached</w:t>
        </w:r>
        <w:r w:rsidR="004C4329">
          <w:t xml:space="preserve"> </w:t>
        </w:r>
      </w:ins>
    </w:p>
    <w:p w14:paraId="4E85557A" w14:textId="1D57560E" w:rsidR="00642BD5" w:rsidRDefault="00EA5E77" w:rsidP="00EA6988">
      <w:pPr>
        <w:pStyle w:val="ListParagraph"/>
        <w:numPr>
          <w:ilvl w:val="0"/>
          <w:numId w:val="15"/>
        </w:numPr>
      </w:pPr>
      <w:r>
        <w:t>procedure codes after date of surgery up to 1 year</w:t>
      </w:r>
      <w:r w:rsidR="00537714">
        <w:t xml:space="preserve"> (</w:t>
      </w:r>
      <w:r w:rsidR="00537714" w:rsidRPr="00537714">
        <w:rPr>
          <w:highlight w:val="green"/>
        </w:rPr>
        <w:t>Dr. Ross could you clarify? Typically, we pull</w:t>
      </w:r>
      <w:r w:rsidR="005F7DFD">
        <w:rPr>
          <w:highlight w:val="green"/>
        </w:rPr>
        <w:t xml:space="preserve"> all</w:t>
      </w:r>
      <w:r w:rsidR="00537714" w:rsidRPr="00537714">
        <w:rPr>
          <w:highlight w:val="green"/>
        </w:rPr>
        <w:t xml:space="preserve"> procedure codes associated to a visit over a specified date period</w:t>
      </w:r>
      <w:r w:rsidR="005F7DFD">
        <w:rPr>
          <w:highlight w:val="green"/>
        </w:rPr>
        <w:t xml:space="preserve"> [e.g. 01/01/2023 – 01/28/2023]</w:t>
      </w:r>
      <w:r w:rsidR="00537714" w:rsidRPr="00537714">
        <w:rPr>
          <w:highlight w:val="green"/>
        </w:rPr>
        <w:t xml:space="preserve"> and criteria)</w:t>
      </w:r>
      <w:r w:rsidR="00537714">
        <w:t xml:space="preserve"> </w:t>
      </w:r>
      <w:ins w:id="20" w:author="Ross, Elsie" w:date="2023-12-06T12:19:00Z">
        <w:r w:rsidR="00033CBB">
          <w:t xml:space="preserve">– </w:t>
        </w:r>
        <w:r w:rsidR="00033CBB" w:rsidRPr="003C7C97">
          <w:rPr>
            <w:highlight w:val="magenta"/>
            <w:rPrChange w:id="21" w:author="Ross, Elsie" w:date="2023-12-06T12:20:00Z">
              <w:rPr/>
            </w:rPrChange>
          </w:rPr>
          <w:t>this is to evaluate if patient had any repea</w:t>
        </w:r>
      </w:ins>
      <w:ins w:id="22" w:author="Ross, Elsie" w:date="2023-12-06T12:20:00Z">
        <w:r w:rsidR="00033CBB" w:rsidRPr="003C7C97">
          <w:rPr>
            <w:highlight w:val="magenta"/>
            <w:rPrChange w:id="23" w:author="Ross, Elsie" w:date="2023-12-06T12:20:00Z">
              <w:rPr/>
            </w:rPrChange>
          </w:rPr>
          <w:t xml:space="preserve">t vascular procedures after their index case. </w:t>
        </w:r>
        <w:proofErr w:type="gramStart"/>
        <w:r w:rsidR="00033CBB" w:rsidRPr="003C7C97">
          <w:rPr>
            <w:highlight w:val="magenta"/>
            <w:rPrChange w:id="24" w:author="Ross, Elsie" w:date="2023-12-06T12:20:00Z">
              <w:rPr/>
            </w:rPrChange>
          </w:rPr>
          <w:t>So</w:t>
        </w:r>
        <w:proofErr w:type="gramEnd"/>
        <w:r w:rsidR="00033CBB" w:rsidRPr="003C7C97">
          <w:rPr>
            <w:highlight w:val="magenta"/>
            <w:rPrChange w:id="25" w:author="Ross, Elsie" w:date="2023-12-06T12:20:00Z">
              <w:rPr/>
            </w:rPrChange>
          </w:rPr>
          <w:t xml:space="preserve"> if date of surgery was 12/6/2023, we want all CPT codes from 1</w:t>
        </w:r>
        <w:r w:rsidR="003C7C97" w:rsidRPr="003C7C97">
          <w:rPr>
            <w:highlight w:val="magenta"/>
            <w:rPrChange w:id="26" w:author="Ross, Elsie" w:date="2023-12-06T12:20:00Z">
              <w:rPr/>
            </w:rPrChange>
          </w:rPr>
          <w:t>2/7/23-12/6/24</w:t>
        </w:r>
      </w:ins>
    </w:p>
    <w:p w14:paraId="6C2D13A4" w14:textId="77777777" w:rsidR="00642BD5" w:rsidRPr="00642BD5" w:rsidRDefault="00642BD5" w:rsidP="00642BD5"/>
    <w:p w14:paraId="1857711E" w14:textId="77777777" w:rsidR="00E907BC" w:rsidRDefault="00E907BC" w:rsidP="00E907BC">
      <w:pPr>
        <w:pStyle w:val="Heading1"/>
      </w:pPr>
      <w:r>
        <w:t>Estimate</w:t>
      </w:r>
      <w:r w:rsidR="00930F5B">
        <w:t>s</w:t>
      </w:r>
    </w:p>
    <w:tbl>
      <w:tblPr>
        <w:tblStyle w:val="TableGrid"/>
        <w:tblW w:w="0" w:type="auto"/>
        <w:tblLook w:val="04A0" w:firstRow="1" w:lastRow="0" w:firstColumn="1" w:lastColumn="0" w:noHBand="0" w:noVBand="1"/>
      </w:tblPr>
      <w:tblGrid>
        <w:gridCol w:w="3056"/>
        <w:gridCol w:w="3446"/>
      </w:tblGrid>
      <w:tr w:rsidR="00642BD5" w:rsidRPr="00642BD5" w14:paraId="1132775A" w14:textId="77777777" w:rsidTr="00642BD5">
        <w:tc>
          <w:tcPr>
            <w:tcW w:w="3056" w:type="dxa"/>
          </w:tcPr>
          <w:p w14:paraId="6D9B4D02" w14:textId="77777777" w:rsidR="00642BD5" w:rsidRPr="00642BD5" w:rsidRDefault="00642BD5" w:rsidP="00CD1102">
            <w:r w:rsidRPr="00642BD5">
              <w:t>Estimated Complexity:</w:t>
            </w:r>
          </w:p>
        </w:tc>
        <w:tc>
          <w:tcPr>
            <w:tcW w:w="3446" w:type="dxa"/>
          </w:tcPr>
          <w:p w14:paraId="79E64002" w14:textId="77777777" w:rsidR="00642BD5" w:rsidRPr="00642BD5" w:rsidRDefault="00977A50" w:rsidP="00B54F60">
            <w:r>
              <w:t>4</w:t>
            </w:r>
          </w:p>
        </w:tc>
      </w:tr>
      <w:tr w:rsidR="00642BD5" w:rsidRPr="00642BD5" w14:paraId="32DA1BBE" w14:textId="77777777" w:rsidTr="00642BD5">
        <w:tc>
          <w:tcPr>
            <w:tcW w:w="3056" w:type="dxa"/>
          </w:tcPr>
          <w:p w14:paraId="58197D74" w14:textId="77777777" w:rsidR="00642BD5" w:rsidRPr="00642BD5" w:rsidRDefault="00642BD5" w:rsidP="00CD1102">
            <w:r w:rsidRPr="00642BD5">
              <w:t>Estimated Billable Time (Hours):</w:t>
            </w:r>
          </w:p>
        </w:tc>
        <w:tc>
          <w:tcPr>
            <w:tcW w:w="3446" w:type="dxa"/>
          </w:tcPr>
          <w:p w14:paraId="64EEA919" w14:textId="77777777" w:rsidR="00642BD5" w:rsidRPr="00642BD5" w:rsidRDefault="00EA6988" w:rsidP="008924D5">
            <w:r>
              <w:t>7-10</w:t>
            </w:r>
          </w:p>
        </w:tc>
      </w:tr>
      <w:tr w:rsidR="00FA0630" w:rsidRPr="00642BD5" w14:paraId="1CF841FD" w14:textId="77777777" w:rsidTr="00642BD5">
        <w:tc>
          <w:tcPr>
            <w:tcW w:w="3056" w:type="dxa"/>
          </w:tcPr>
          <w:p w14:paraId="746724EF" w14:textId="77777777" w:rsidR="00FA0630" w:rsidRPr="00642BD5" w:rsidRDefault="00FA0630" w:rsidP="00CD1102">
            <w:r>
              <w:t>Recharge Billing Rate (per Hour):</w:t>
            </w:r>
          </w:p>
        </w:tc>
        <w:tc>
          <w:tcPr>
            <w:tcW w:w="3446" w:type="dxa"/>
          </w:tcPr>
          <w:p w14:paraId="3400C7A8" w14:textId="77777777" w:rsidR="00FA0630" w:rsidRPr="00642BD5" w:rsidRDefault="00FA0630" w:rsidP="00CD1102">
            <w:r>
              <w:t>$128.00</w:t>
            </w:r>
          </w:p>
        </w:tc>
      </w:tr>
      <w:tr w:rsidR="00642BD5" w:rsidRPr="00642BD5" w14:paraId="1A97A20C" w14:textId="77777777" w:rsidTr="00642BD5">
        <w:tc>
          <w:tcPr>
            <w:tcW w:w="3056" w:type="dxa"/>
          </w:tcPr>
          <w:p w14:paraId="7B084519" w14:textId="77777777" w:rsidR="00642BD5" w:rsidRPr="00642BD5" w:rsidRDefault="00642BD5" w:rsidP="00CD1102">
            <w:r w:rsidRPr="00642BD5">
              <w:t>Estimated Cost:</w:t>
            </w:r>
          </w:p>
        </w:tc>
        <w:tc>
          <w:tcPr>
            <w:tcW w:w="3446" w:type="dxa"/>
          </w:tcPr>
          <w:p w14:paraId="074FC726" w14:textId="77777777" w:rsidR="00642BD5" w:rsidRPr="00642BD5" w:rsidRDefault="00EA6988" w:rsidP="00CD1102">
            <w:r>
              <w:t>$1280</w:t>
            </w:r>
          </w:p>
        </w:tc>
      </w:tr>
      <w:tr w:rsidR="00930F5B" w:rsidRPr="00642BD5" w14:paraId="1590667C" w14:textId="77777777" w:rsidTr="00642BD5">
        <w:tc>
          <w:tcPr>
            <w:tcW w:w="3056" w:type="dxa"/>
          </w:tcPr>
          <w:p w14:paraId="46306466" w14:textId="77777777" w:rsidR="00930F5B" w:rsidRPr="00642BD5" w:rsidRDefault="00930F5B" w:rsidP="00CD1102">
            <w:r>
              <w:t>Estimated Completion Date:</w:t>
            </w:r>
          </w:p>
        </w:tc>
        <w:tc>
          <w:tcPr>
            <w:tcW w:w="3446" w:type="dxa"/>
          </w:tcPr>
          <w:p w14:paraId="4988862E" w14:textId="77777777" w:rsidR="00930F5B" w:rsidRPr="00642BD5" w:rsidRDefault="00EA6988" w:rsidP="00CD1102">
            <w:r>
              <w:t>11/14/2023</w:t>
            </w:r>
          </w:p>
        </w:tc>
      </w:tr>
    </w:tbl>
    <w:p w14:paraId="5FB8595E" w14:textId="77777777" w:rsidR="00930F5B" w:rsidRDefault="00930F5B" w:rsidP="00930F5B">
      <w:r>
        <w:t xml:space="preserve">The above costs and times are based on our best-effort estimates, but the final costs may be higher (or lower). </w:t>
      </w:r>
    </w:p>
    <w:p w14:paraId="3E495F70" w14:textId="77777777" w:rsidR="00EC06A4" w:rsidRDefault="00EC06A4" w:rsidP="00504628">
      <w:pPr>
        <w:pStyle w:val="Heading1"/>
      </w:pPr>
      <w:r>
        <w:t>Revision History</w:t>
      </w:r>
    </w:p>
    <w:tbl>
      <w:tblPr>
        <w:tblStyle w:val="ListTable6Colorful"/>
        <w:tblW w:w="0" w:type="auto"/>
        <w:tblLook w:val="04A0" w:firstRow="1" w:lastRow="0" w:firstColumn="1" w:lastColumn="0" w:noHBand="0" w:noVBand="1"/>
      </w:tblPr>
      <w:tblGrid>
        <w:gridCol w:w="1615"/>
        <w:gridCol w:w="1350"/>
        <w:gridCol w:w="7105"/>
      </w:tblGrid>
      <w:tr w:rsidR="00EC06A4" w14:paraId="6ED06580" w14:textId="77777777" w:rsidTr="00EC0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FDF21EF" w14:textId="77777777" w:rsidR="00EC06A4" w:rsidRDefault="00EC06A4" w:rsidP="00EC06A4">
            <w:r>
              <w:t>Date</w:t>
            </w:r>
          </w:p>
        </w:tc>
        <w:tc>
          <w:tcPr>
            <w:tcW w:w="1350" w:type="dxa"/>
          </w:tcPr>
          <w:p w14:paraId="4E2583EC" w14:textId="77777777" w:rsidR="00EC06A4" w:rsidRDefault="00EC06A4" w:rsidP="00EC06A4">
            <w:pPr>
              <w:cnfStyle w:val="100000000000" w:firstRow="1" w:lastRow="0" w:firstColumn="0" w:lastColumn="0" w:oddVBand="0" w:evenVBand="0" w:oddHBand="0" w:evenHBand="0" w:firstRowFirstColumn="0" w:firstRowLastColumn="0" w:lastRowFirstColumn="0" w:lastRowLastColumn="0"/>
            </w:pPr>
            <w:r>
              <w:t>Initials</w:t>
            </w:r>
          </w:p>
        </w:tc>
        <w:tc>
          <w:tcPr>
            <w:tcW w:w="7105" w:type="dxa"/>
          </w:tcPr>
          <w:p w14:paraId="1042D41F" w14:textId="77777777" w:rsidR="00EC06A4" w:rsidRDefault="00EC06A4" w:rsidP="00EC06A4">
            <w:pPr>
              <w:cnfStyle w:val="100000000000" w:firstRow="1" w:lastRow="0" w:firstColumn="0" w:lastColumn="0" w:oddVBand="0" w:evenVBand="0" w:oddHBand="0" w:evenHBand="0" w:firstRowFirstColumn="0" w:firstRowLastColumn="0" w:lastRowFirstColumn="0" w:lastRowLastColumn="0"/>
            </w:pPr>
            <w:r>
              <w:t>Details</w:t>
            </w:r>
          </w:p>
        </w:tc>
      </w:tr>
      <w:tr w:rsidR="00EC06A4" w14:paraId="11A8E811" w14:textId="77777777" w:rsidTr="00EC0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BD2E133" w14:textId="77777777" w:rsidR="00EC06A4" w:rsidRDefault="00EA6988" w:rsidP="00EC06A4">
            <w:r>
              <w:t>10/31/2023</w:t>
            </w:r>
          </w:p>
        </w:tc>
        <w:tc>
          <w:tcPr>
            <w:tcW w:w="1350" w:type="dxa"/>
          </w:tcPr>
          <w:p w14:paraId="74164B8C" w14:textId="77777777" w:rsidR="00EC06A4" w:rsidRDefault="00EA6988" w:rsidP="00EC06A4">
            <w:pPr>
              <w:cnfStyle w:val="000000100000" w:firstRow="0" w:lastRow="0" w:firstColumn="0" w:lastColumn="0" w:oddVBand="0" w:evenVBand="0" w:oddHBand="1" w:evenHBand="0" w:firstRowFirstColumn="0" w:firstRowLastColumn="0" w:lastRowFirstColumn="0" w:lastRowLastColumn="0"/>
            </w:pPr>
            <w:r>
              <w:t>TM</w:t>
            </w:r>
          </w:p>
        </w:tc>
        <w:tc>
          <w:tcPr>
            <w:tcW w:w="7105" w:type="dxa"/>
          </w:tcPr>
          <w:p w14:paraId="165D3AE4" w14:textId="77777777" w:rsidR="00EC06A4" w:rsidRDefault="00EA6988" w:rsidP="00EC06A4">
            <w:pPr>
              <w:cnfStyle w:val="000000100000" w:firstRow="0" w:lastRow="0" w:firstColumn="0" w:lastColumn="0" w:oddVBand="0" w:evenVBand="0" w:oddHBand="1" w:evenHBand="0" w:firstRowFirstColumn="0" w:firstRowLastColumn="0" w:lastRowFirstColumn="0" w:lastRowLastColumn="0"/>
            </w:pPr>
            <w:r>
              <w:t>Initial draft</w:t>
            </w:r>
          </w:p>
        </w:tc>
      </w:tr>
      <w:tr w:rsidR="00EC06A4" w14:paraId="2B9355CA" w14:textId="77777777" w:rsidTr="00EC06A4">
        <w:tc>
          <w:tcPr>
            <w:cnfStyle w:val="001000000000" w:firstRow="0" w:lastRow="0" w:firstColumn="1" w:lastColumn="0" w:oddVBand="0" w:evenVBand="0" w:oddHBand="0" w:evenHBand="0" w:firstRowFirstColumn="0" w:firstRowLastColumn="0" w:lastRowFirstColumn="0" w:lastRowLastColumn="0"/>
            <w:tcW w:w="1615" w:type="dxa"/>
          </w:tcPr>
          <w:p w14:paraId="17DB803D" w14:textId="77777777" w:rsidR="00EC06A4" w:rsidRDefault="00EC06A4" w:rsidP="00EC06A4"/>
        </w:tc>
        <w:tc>
          <w:tcPr>
            <w:tcW w:w="1350" w:type="dxa"/>
          </w:tcPr>
          <w:p w14:paraId="5AD35024" w14:textId="77777777" w:rsidR="00EC06A4" w:rsidRDefault="00EC06A4" w:rsidP="00EC06A4">
            <w:pPr>
              <w:cnfStyle w:val="000000000000" w:firstRow="0" w:lastRow="0" w:firstColumn="0" w:lastColumn="0" w:oddVBand="0" w:evenVBand="0" w:oddHBand="0" w:evenHBand="0" w:firstRowFirstColumn="0" w:firstRowLastColumn="0" w:lastRowFirstColumn="0" w:lastRowLastColumn="0"/>
            </w:pPr>
          </w:p>
        </w:tc>
        <w:tc>
          <w:tcPr>
            <w:tcW w:w="7105" w:type="dxa"/>
          </w:tcPr>
          <w:p w14:paraId="77B666D1" w14:textId="77777777" w:rsidR="00EC06A4" w:rsidRDefault="00EC06A4" w:rsidP="00EC06A4">
            <w:pPr>
              <w:cnfStyle w:val="000000000000" w:firstRow="0" w:lastRow="0" w:firstColumn="0" w:lastColumn="0" w:oddVBand="0" w:evenVBand="0" w:oddHBand="0" w:evenHBand="0" w:firstRowFirstColumn="0" w:firstRowLastColumn="0" w:lastRowFirstColumn="0" w:lastRowLastColumn="0"/>
            </w:pPr>
          </w:p>
        </w:tc>
      </w:tr>
      <w:tr w:rsidR="008924D5" w14:paraId="1C8B47EC" w14:textId="77777777" w:rsidTr="00EC0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E4EF595" w14:textId="77777777" w:rsidR="008924D5" w:rsidRDefault="008924D5" w:rsidP="00EC06A4"/>
        </w:tc>
        <w:tc>
          <w:tcPr>
            <w:tcW w:w="1350" w:type="dxa"/>
          </w:tcPr>
          <w:p w14:paraId="46302EBE" w14:textId="77777777" w:rsidR="008924D5" w:rsidRDefault="008924D5" w:rsidP="00EC06A4">
            <w:pPr>
              <w:cnfStyle w:val="000000100000" w:firstRow="0" w:lastRow="0" w:firstColumn="0" w:lastColumn="0" w:oddVBand="0" w:evenVBand="0" w:oddHBand="1" w:evenHBand="0" w:firstRowFirstColumn="0" w:firstRowLastColumn="0" w:lastRowFirstColumn="0" w:lastRowLastColumn="0"/>
            </w:pPr>
          </w:p>
        </w:tc>
        <w:tc>
          <w:tcPr>
            <w:tcW w:w="7105" w:type="dxa"/>
          </w:tcPr>
          <w:p w14:paraId="417E1227" w14:textId="77777777" w:rsidR="008924D5" w:rsidRDefault="008924D5" w:rsidP="00EC06A4">
            <w:pPr>
              <w:cnfStyle w:val="000000100000" w:firstRow="0" w:lastRow="0" w:firstColumn="0" w:lastColumn="0" w:oddVBand="0" w:evenVBand="0" w:oddHBand="1" w:evenHBand="0" w:firstRowFirstColumn="0" w:firstRowLastColumn="0" w:lastRowFirstColumn="0" w:lastRowLastColumn="0"/>
            </w:pPr>
          </w:p>
        </w:tc>
      </w:tr>
    </w:tbl>
    <w:p w14:paraId="2652F5D6" w14:textId="77777777" w:rsidR="00EC06A4" w:rsidRPr="00EC06A4" w:rsidRDefault="00EC06A4" w:rsidP="00EC06A4"/>
    <w:p w14:paraId="57ADE90F" w14:textId="77777777" w:rsidR="00A50439" w:rsidRDefault="00504628" w:rsidP="00504628">
      <w:pPr>
        <w:pStyle w:val="Heading1"/>
      </w:pPr>
      <w:r>
        <w:t>ACTRI DECS Policies</w:t>
      </w:r>
    </w:p>
    <w:p w14:paraId="45D2C7E1" w14:textId="77777777" w:rsidR="00504628" w:rsidRDefault="00504628" w:rsidP="00504628">
      <w:r>
        <w:t>These are the ACTRI DECS Policies that will apply to this request.</w:t>
      </w:r>
    </w:p>
    <w:p w14:paraId="424ADE00" w14:textId="77777777" w:rsidR="00504628" w:rsidRDefault="00504628" w:rsidP="006F07CB">
      <w:pPr>
        <w:pStyle w:val="Heading2"/>
      </w:pPr>
      <w:r>
        <w:t>Changes</w:t>
      </w:r>
    </w:p>
    <w:p w14:paraId="4D3388FB" w14:textId="77777777" w:rsidR="009A7027" w:rsidRDefault="009A7027" w:rsidP="009A7027">
      <w:r>
        <w:t>Once approved by the requester/PI, this Scope of Work (SoW) defines the exact request to be implemented. At the DECS management team’s sole discretion, minor changes may be accepted post-approval, such as an additional diagnosis code or simple field addition.</w:t>
      </w:r>
    </w:p>
    <w:p w14:paraId="4D1ADD00" w14:textId="77777777" w:rsidR="009A7027" w:rsidRDefault="009A7027" w:rsidP="009A7027">
      <w:r>
        <w:t xml:space="preserve">Significant changes require written justification by the requester, for review and approval by the DECS management. Approved changes will be documented with addendum to original SOW, to detail the changes and affects to timeline, priorities, and completion date. Modifications to original SOW are subject to additional time/costs involved. </w:t>
      </w:r>
    </w:p>
    <w:p w14:paraId="1A9D1E59" w14:textId="77777777" w:rsidR="003C45B8" w:rsidRDefault="003C45B8" w:rsidP="003C45B8">
      <w:pPr>
        <w:pStyle w:val="Heading2"/>
      </w:pPr>
      <w:r>
        <w:t>Review</w:t>
      </w:r>
    </w:p>
    <w:p w14:paraId="18A1EB8A" w14:textId="77777777" w:rsidR="009A7027" w:rsidRDefault="009A7027" w:rsidP="009A7027">
      <w:r>
        <w:t xml:space="preserve">Once the data set is released to the requester/PI, the requester/PI will have </w:t>
      </w:r>
      <w:r w:rsidRPr="00287E02">
        <w:rPr>
          <w:b/>
          <w:bCs/>
        </w:rPr>
        <w:t>21 days</w:t>
      </w:r>
      <w:r>
        <w:t xml:space="preserve"> to review the data set and raise any questions about that data (the “Review Period”). After the Review Period, if no questions or issues are raised, the data set will be deemed accepted by the requester/PI. The DECS ticket will be closed – any queries after such time will generate a new DECS ticket, and will be treated as a new work order and SoW. This allows the DECS team to properly process and allocate resources to new requests and prevents disruption to existing requests already in progress.</w:t>
      </w:r>
    </w:p>
    <w:p w14:paraId="16D5D13F" w14:textId="77777777" w:rsidR="009A7027" w:rsidRDefault="009A7027" w:rsidP="009A7027">
      <w:r>
        <w:lastRenderedPageBreak/>
        <w:t>If the requester/PI has issues with the data set, they need to provide a detailed report of the potential error, to allow the analyst to investigate.</w:t>
      </w:r>
    </w:p>
    <w:p w14:paraId="23C915A3" w14:textId="77777777" w:rsidR="009A7027" w:rsidRDefault="009A7027" w:rsidP="009A7027">
      <w:r>
        <w:t>Any issues raised after the review period will be considered under the Change request policy, subject to new SOW and associated costs.</w:t>
      </w:r>
    </w:p>
    <w:p w14:paraId="744FC715" w14:textId="77777777" w:rsidR="00DB248F" w:rsidRDefault="00DB248F" w:rsidP="006211C4">
      <w:pPr>
        <w:pStyle w:val="Heading2"/>
      </w:pPr>
      <w:r>
        <w:t>Charges</w:t>
      </w:r>
    </w:p>
    <w:p w14:paraId="33956BAA" w14:textId="77777777" w:rsidR="00DB248F" w:rsidRDefault="00930F5B" w:rsidP="00504628">
      <w:r>
        <w:t>All time the DECS team</w:t>
      </w:r>
      <w:r w:rsidR="00DB248F">
        <w:t xml:space="preserve"> spends on this request is considered billable, with the following standard exceptions:</w:t>
      </w:r>
    </w:p>
    <w:p w14:paraId="065015FA" w14:textId="77777777" w:rsidR="006211C4" w:rsidRDefault="006211C4" w:rsidP="006211C4">
      <w:pPr>
        <w:pStyle w:val="ListParagraph"/>
        <w:numPr>
          <w:ilvl w:val="0"/>
          <w:numId w:val="9"/>
        </w:numPr>
      </w:pPr>
      <w:r>
        <w:t>Any pre-request consultation meetings.</w:t>
      </w:r>
    </w:p>
    <w:p w14:paraId="4967DAA8" w14:textId="77777777" w:rsidR="006211C4" w:rsidRDefault="006211C4" w:rsidP="006211C4">
      <w:pPr>
        <w:pStyle w:val="ListParagraph"/>
        <w:numPr>
          <w:ilvl w:val="0"/>
          <w:numId w:val="9"/>
        </w:numPr>
      </w:pPr>
      <w:r>
        <w:t>The initial consult and work to finalize this SoW document.</w:t>
      </w:r>
    </w:p>
    <w:p w14:paraId="303C39C5" w14:textId="77777777" w:rsidR="00A30179" w:rsidRDefault="00A30179" w:rsidP="006211C4">
      <w:pPr>
        <w:pStyle w:val="ListParagraph"/>
        <w:numPr>
          <w:ilvl w:val="0"/>
          <w:numId w:val="9"/>
        </w:numPr>
      </w:pPr>
      <w:r>
        <w:t>Investigating Review Period queries.</w:t>
      </w:r>
    </w:p>
    <w:p w14:paraId="11811323" w14:textId="77777777" w:rsidR="00A30179" w:rsidRDefault="00A30179" w:rsidP="006211C4">
      <w:pPr>
        <w:pStyle w:val="ListParagraph"/>
        <w:numPr>
          <w:ilvl w:val="0"/>
          <w:numId w:val="9"/>
        </w:numPr>
      </w:pPr>
      <w:r>
        <w:t>E-mails with the requester/PI.</w:t>
      </w:r>
    </w:p>
    <w:p w14:paraId="1FC7CDA7" w14:textId="77777777" w:rsidR="00DB248F" w:rsidRDefault="00DB248F" w:rsidP="00504628">
      <w:r>
        <w:t xml:space="preserve">Other </w:t>
      </w:r>
      <w:r w:rsidR="00A30179">
        <w:t>activities</w:t>
      </w:r>
      <w:r>
        <w:t xml:space="preserve"> may also be non-billable, at the discretion</w:t>
      </w:r>
      <w:r w:rsidR="006211C4">
        <w:t xml:space="preserve"> of the DECS team.</w:t>
      </w:r>
    </w:p>
    <w:p w14:paraId="4F295263" w14:textId="77777777" w:rsidR="006211C4" w:rsidRDefault="006211C4" w:rsidP="00504628">
      <w:r>
        <w:t>Non-billable time is considered paid for by the ACTRI Grant, which is why all DECS requests</w:t>
      </w:r>
      <w:r w:rsidR="00A30179">
        <w:t xml:space="preserve"> require quoting the ACTRI Grant in publications.</w:t>
      </w:r>
    </w:p>
    <w:p w14:paraId="7F4A8E2E" w14:textId="77777777" w:rsidR="006259A8" w:rsidRDefault="006259A8" w:rsidP="00504628">
      <w:r>
        <w:t>DECS recharges are submitted monthly for billable work performed that month.</w:t>
      </w:r>
    </w:p>
    <w:p w14:paraId="6A3D8254" w14:textId="77777777" w:rsidR="004171CA" w:rsidRDefault="004171CA" w:rsidP="004171CA">
      <w:pPr>
        <w:pStyle w:val="Heading2"/>
      </w:pPr>
      <w:r>
        <w:t>Cite the Grant</w:t>
      </w:r>
    </w:p>
    <w:p w14:paraId="54BDC7E0" w14:textId="77777777" w:rsidR="004171CA" w:rsidRDefault="004171CA" w:rsidP="004171CA">
      <w:r>
        <w:t xml:space="preserve">Use of the data from this request requires that you cite the </w:t>
      </w:r>
      <w:r w:rsidRPr="004171CA">
        <w:rPr>
          <w:b/>
        </w:rPr>
        <w:t>UCSD ACTRI CTSA Grant</w:t>
      </w:r>
      <w:r>
        <w:t xml:space="preserve"> in all publications:</w:t>
      </w:r>
    </w:p>
    <w:p w14:paraId="0FA9C3C8" w14:textId="77777777" w:rsidR="004171CA" w:rsidRDefault="004171CA" w:rsidP="004171CA">
      <w:r>
        <w:t xml:space="preserve">"The project described was partially supported by the National </w:t>
      </w:r>
      <w:r w:rsidRPr="00BE54C5">
        <w:t>Institutes of Health</w:t>
      </w:r>
      <w:r w:rsidRPr="00BE54C5">
        <w:rPr>
          <w:b/>
        </w:rPr>
        <w:t>, Grant UL1TR001442 of CTSA funding.</w:t>
      </w:r>
      <w:r>
        <w:t xml:space="preserve"> The content is solely the responsibility of the authors and does not necessarily represent the official views of the NIH."</w:t>
      </w:r>
    </w:p>
    <w:p w14:paraId="7EC8763E" w14:textId="77777777" w:rsidR="000F77D3" w:rsidRDefault="000F77D3" w:rsidP="000F77D3">
      <w:pPr>
        <w:pStyle w:val="Heading2"/>
      </w:pPr>
      <w:r>
        <w:t>Patient Filtering</w:t>
      </w:r>
    </w:p>
    <w:p w14:paraId="6B6D1744" w14:textId="77777777" w:rsidR="000F77D3" w:rsidRDefault="000F77D3" w:rsidP="000F77D3">
      <w:r>
        <w:t>Per UCSD/ACTRI policy, all patients returned in DECS requests must either be listed in the Epic Research-Eligible Registry, or explicitly consented on the study.</w:t>
      </w:r>
    </w:p>
    <w:p w14:paraId="53227760" w14:textId="77777777" w:rsidR="000F77D3" w:rsidRDefault="000F77D3" w:rsidP="000F77D3">
      <w:r>
        <w:t>The Research-Eligible Registry currently excludes specific classes of UCSD patients, including VIPs, staff, faculty and students. We also exclude patients who explicitly requested not to be included in research. This Registry will evolve over time to include individual MyChart opt-in/out for research.</w:t>
      </w:r>
    </w:p>
    <w:p w14:paraId="6C4A7876" w14:textId="77777777" w:rsidR="000F77D3" w:rsidRDefault="000F77D3" w:rsidP="000F77D3">
      <w:r>
        <w:t>For recruitment and contact requests, we also remove patients who stated they do not wish to be contacted for research (the “No-Contact” list). If any patient we provide indicates that they do not want to be contacted for research please notify the DECS team so we can add them to the No-Contact list.</w:t>
      </w:r>
    </w:p>
    <w:p w14:paraId="7FFC37DB" w14:textId="77777777" w:rsidR="000F77D3" w:rsidRDefault="000F77D3" w:rsidP="000F77D3">
      <w:pPr>
        <w:pStyle w:val="Heading2"/>
      </w:pPr>
      <w:r>
        <w:t>Decedent Data</w:t>
      </w:r>
    </w:p>
    <w:p w14:paraId="09F7C978" w14:textId="77777777" w:rsidR="000F77D3" w:rsidRDefault="000F77D3" w:rsidP="000F77D3">
      <w:r>
        <w:t>If your request requires only living patients (e.g., for recruitment), or needs to know if/when a patient died, we use Epic data in combination with the California Death Registry to determine a patient’s status. We cannot guarantee the completeness or accuracy of decedent data.</w:t>
      </w:r>
    </w:p>
    <w:p w14:paraId="01F8AC48" w14:textId="77777777" w:rsidR="000F77D3" w:rsidRDefault="000F77D3" w:rsidP="000F77D3">
      <w:pPr>
        <w:pStyle w:val="Heading2"/>
      </w:pPr>
      <w:r>
        <w:t>Virtual Research Desktop (VRD)</w:t>
      </w:r>
    </w:p>
    <w:p w14:paraId="3BF5F5A9" w14:textId="77777777" w:rsidR="000F77D3" w:rsidRDefault="000F77D3" w:rsidP="000F77D3">
      <w:r>
        <w:t>Standard DECS procedure is to release data to the study via VRD, a highly-secure AWS-based virtual computer, providing your team with access to the data and a large suite of tools for analyzing and working with that data. The VRD environment is compliant with UCSD Research data security best practices, and should satisfy your IRB data security requirements.</w:t>
      </w:r>
    </w:p>
    <w:p w14:paraId="65DE3461" w14:textId="77777777" w:rsidR="000F77D3" w:rsidRDefault="000F77D3" w:rsidP="000F77D3">
      <w:r>
        <w:t xml:space="preserve">Access to the VRD is automatically granted to the requestor and PI, but by default a PI VRD account is only created on request (as we found many PI’s did not use their account). Initial access will also be granted to individuals listed in this </w:t>
      </w:r>
      <w:r>
        <w:lastRenderedPageBreak/>
        <w:t>Scope of Work, but per UCSD policy anyone with VRD access must be listed on the IRB. Access for additional users may be requested through ACTRI Application Support.</w:t>
      </w:r>
    </w:p>
    <w:p w14:paraId="188C51DF" w14:textId="77777777" w:rsidR="000F77D3" w:rsidRDefault="000F77D3" w:rsidP="000F77D3">
      <w:pPr>
        <w:pStyle w:val="Heading2"/>
      </w:pPr>
      <w:r>
        <w:t>UCSD Policy Documents</w:t>
      </w:r>
    </w:p>
    <w:p w14:paraId="5A2D8950" w14:textId="77777777" w:rsidR="000F77D3" w:rsidRDefault="000F77D3" w:rsidP="000F77D3">
      <w:r>
        <w:t>The following UCSD policy documents apply to all DECS requests and their data:</w:t>
      </w:r>
    </w:p>
    <w:p w14:paraId="1FF9AFD6" w14:textId="77777777" w:rsidR="000F77D3" w:rsidRDefault="000F77D3" w:rsidP="000F77D3">
      <w:pPr>
        <w:pStyle w:val="ListParagraph"/>
        <w:numPr>
          <w:ilvl w:val="0"/>
          <w:numId w:val="11"/>
        </w:numPr>
      </w:pPr>
      <w:r>
        <w:t xml:space="preserve">UCSDHP 9 - </w:t>
      </w:r>
      <w:r w:rsidRPr="000F77D3">
        <w:rPr>
          <w:i/>
        </w:rPr>
        <w:t>Research: Utilization of Protected Health Information (PHI)</w:t>
      </w:r>
      <w:r>
        <w:t xml:space="preserve"> - </w:t>
      </w:r>
      <w:hyperlink r:id="rId9" w:history="1">
        <w:r w:rsidRPr="00C44BD1">
          <w:rPr>
            <w:rStyle w:val="Hyperlink"/>
          </w:rPr>
          <w:t>https://pulse.ucsd.edu/policies/UCSDHPs/MCPolicy/9-0.pdf</w:t>
        </w:r>
      </w:hyperlink>
    </w:p>
    <w:p w14:paraId="48DB5C30" w14:textId="77777777" w:rsidR="000F77D3" w:rsidRDefault="000F77D3" w:rsidP="000F77D3">
      <w:pPr>
        <w:pStyle w:val="ListParagraph"/>
        <w:numPr>
          <w:ilvl w:val="0"/>
          <w:numId w:val="11"/>
        </w:numPr>
      </w:pPr>
      <w:r>
        <w:t xml:space="preserve">UCSDHP 10 - </w:t>
      </w:r>
      <w:r w:rsidRPr="000F77D3">
        <w:rPr>
          <w:i/>
        </w:rPr>
        <w:t>Protected Health Information (PHI): De-identification, Limited Data Set (LDS) and Data Use Agreement (DUA)</w:t>
      </w:r>
      <w:r>
        <w:t xml:space="preserve"> - </w:t>
      </w:r>
      <w:hyperlink r:id="rId10" w:history="1">
        <w:r w:rsidRPr="00C44BD1">
          <w:rPr>
            <w:rStyle w:val="Hyperlink"/>
          </w:rPr>
          <w:t>https://pulse.ucsd.edu/policies/UCSDHPs/MCPolicy/10-0.pdf</w:t>
        </w:r>
      </w:hyperlink>
    </w:p>
    <w:p w14:paraId="226C872A" w14:textId="77777777" w:rsidR="000F77D3" w:rsidRDefault="000F77D3" w:rsidP="000F77D3">
      <w:pPr>
        <w:pStyle w:val="ListParagraph"/>
        <w:numPr>
          <w:ilvl w:val="0"/>
          <w:numId w:val="11"/>
        </w:numPr>
      </w:pPr>
      <w:r>
        <w:t>Additional UCSD/UC policies may apply.</w:t>
      </w:r>
    </w:p>
    <w:p w14:paraId="388A150C" w14:textId="77777777" w:rsidR="004171CA" w:rsidRPr="00504628" w:rsidRDefault="000F77D3" w:rsidP="000F77D3">
      <w:r>
        <w:t>The DECS team members are considered “data stewards” as defined in these policies.</w:t>
      </w:r>
    </w:p>
    <w:sectPr w:rsidR="004171CA" w:rsidRPr="00504628" w:rsidSect="00710F66">
      <w:footerReference w:type="default" r:id="rId11"/>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64687" w14:textId="77777777" w:rsidR="00682C80" w:rsidRDefault="00682C80" w:rsidP="0034283F">
      <w:pPr>
        <w:spacing w:after="0" w:line="240" w:lineRule="auto"/>
      </w:pPr>
      <w:r>
        <w:separator/>
      </w:r>
    </w:p>
  </w:endnote>
  <w:endnote w:type="continuationSeparator" w:id="0">
    <w:p w14:paraId="716FD302" w14:textId="77777777" w:rsidR="00682C80" w:rsidRDefault="00682C80" w:rsidP="00342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9143E" w14:textId="77777777" w:rsidR="0034283F" w:rsidRDefault="009A7027">
    <w:pPr>
      <w:pStyle w:val="Footer"/>
    </w:pPr>
    <w:r>
      <w:t>DECS SOW v1.</w:t>
    </w:r>
    <w:r w:rsidR="006259A8">
      <w:t>2</w:t>
    </w:r>
    <w:r>
      <w:t>.0</w:t>
    </w:r>
    <w:r w:rsidR="0034283F">
      <w:tab/>
    </w:r>
    <w:r w:rsidR="0034283F">
      <w:fldChar w:fldCharType="begin"/>
    </w:r>
    <w:r w:rsidR="0034283F">
      <w:instrText xml:space="preserve"> PAGE   \* MERGEFORMAT </w:instrText>
    </w:r>
    <w:r w:rsidR="0034283F">
      <w:fldChar w:fldCharType="separate"/>
    </w:r>
    <w:r w:rsidR="00CB4C5E">
      <w:rPr>
        <w:noProof/>
      </w:rPr>
      <w:t>2</w:t>
    </w:r>
    <w:r w:rsidR="0034283F">
      <w:rPr>
        <w:noProof/>
      </w:rPr>
      <w:fldChar w:fldCharType="end"/>
    </w:r>
    <w:r w:rsidR="00EC06A4">
      <w:rPr>
        <w:noProof/>
      </w:rPr>
      <w:tab/>
    </w:r>
    <w:sdt>
      <w:sdtPr>
        <w:rPr>
          <w:noProof/>
        </w:rPr>
        <w:alias w:val="Subject"/>
        <w:tag w:val=""/>
        <w:id w:val="-115065353"/>
        <w:placeholder>
          <w:docPart w:val="AEB86671372D4BD4B05F77134F36551C"/>
        </w:placeholder>
        <w:dataBinding w:prefixMappings="xmlns:ns0='http://purl.org/dc/elements/1.1/' xmlns:ns1='http://schemas.openxmlformats.org/package/2006/metadata/core-properties' " w:xpath="/ns1:coreProperties[1]/ns0:subject[1]" w:storeItemID="{6C3C8BC8-F283-45AE-878A-BAB7291924A1}"/>
        <w:text/>
      </w:sdtPr>
      <w:sdtEndPr/>
      <w:sdtContent>
        <w:r w:rsidR="003A40EE">
          <w:rPr>
            <w:noProof/>
          </w:rPr>
          <w:t>DECS-2109</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CD8AA" w14:textId="77777777" w:rsidR="00682C80" w:rsidRDefault="00682C80" w:rsidP="0034283F">
      <w:pPr>
        <w:spacing w:after="0" w:line="240" w:lineRule="auto"/>
      </w:pPr>
      <w:r>
        <w:separator/>
      </w:r>
    </w:p>
  </w:footnote>
  <w:footnote w:type="continuationSeparator" w:id="0">
    <w:p w14:paraId="35A10E59" w14:textId="77777777" w:rsidR="00682C80" w:rsidRDefault="00682C80" w:rsidP="00342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56207"/>
    <w:multiLevelType w:val="hybridMultilevel"/>
    <w:tmpl w:val="E86625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3602D"/>
    <w:multiLevelType w:val="hybridMultilevel"/>
    <w:tmpl w:val="ACEC895A"/>
    <w:lvl w:ilvl="0" w:tplc="2B7A50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947DE"/>
    <w:multiLevelType w:val="hybridMultilevel"/>
    <w:tmpl w:val="7EB0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042B9"/>
    <w:multiLevelType w:val="hybridMultilevel"/>
    <w:tmpl w:val="0C2C5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B4A51"/>
    <w:multiLevelType w:val="hybridMultilevel"/>
    <w:tmpl w:val="9AF41902"/>
    <w:lvl w:ilvl="0" w:tplc="0409000F">
      <w:start w:val="1"/>
      <w:numFmt w:val="decimal"/>
      <w:lvlText w:val="%1."/>
      <w:lvlJc w:val="left"/>
      <w:pPr>
        <w:ind w:left="720" w:hanging="360"/>
      </w:pPr>
    </w:lvl>
    <w:lvl w:ilvl="1" w:tplc="D5C2137A">
      <w:numFmt w:val="bullet"/>
      <w:lvlText w:val="•"/>
      <w:lvlJc w:val="left"/>
      <w:pPr>
        <w:ind w:left="1800" w:hanging="72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5756D"/>
    <w:multiLevelType w:val="hybridMultilevel"/>
    <w:tmpl w:val="3B84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46102"/>
    <w:multiLevelType w:val="hybridMultilevel"/>
    <w:tmpl w:val="A0A2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C7AE8"/>
    <w:multiLevelType w:val="hybridMultilevel"/>
    <w:tmpl w:val="7EB0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3D18B0"/>
    <w:multiLevelType w:val="hybridMultilevel"/>
    <w:tmpl w:val="F4E0D3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7324B"/>
    <w:multiLevelType w:val="hybridMultilevel"/>
    <w:tmpl w:val="0D5A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563FD2"/>
    <w:multiLevelType w:val="hybridMultilevel"/>
    <w:tmpl w:val="F5C6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722F30"/>
    <w:multiLevelType w:val="hybridMultilevel"/>
    <w:tmpl w:val="A7A05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A61807"/>
    <w:multiLevelType w:val="hybridMultilevel"/>
    <w:tmpl w:val="0A8CF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CE18F4"/>
    <w:multiLevelType w:val="hybridMultilevel"/>
    <w:tmpl w:val="115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F770EA"/>
    <w:multiLevelType w:val="hybridMultilevel"/>
    <w:tmpl w:val="EE50F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9"/>
  </w:num>
  <w:num w:numId="4">
    <w:abstractNumId w:val="10"/>
  </w:num>
  <w:num w:numId="5">
    <w:abstractNumId w:val="12"/>
  </w:num>
  <w:num w:numId="6">
    <w:abstractNumId w:val="7"/>
  </w:num>
  <w:num w:numId="7">
    <w:abstractNumId w:val="8"/>
  </w:num>
  <w:num w:numId="8">
    <w:abstractNumId w:val="3"/>
  </w:num>
  <w:num w:numId="9">
    <w:abstractNumId w:val="2"/>
  </w:num>
  <w:num w:numId="10">
    <w:abstractNumId w:val="6"/>
  </w:num>
  <w:num w:numId="11">
    <w:abstractNumId w:val="5"/>
  </w:num>
  <w:num w:numId="12">
    <w:abstractNumId w:val="11"/>
  </w:num>
  <w:num w:numId="13">
    <w:abstractNumId w:val="1"/>
  </w:num>
  <w:num w:numId="14">
    <w:abstractNumId w:val="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s, Elsie">
    <w15:presenceInfo w15:providerId="AD" w15:userId="S::e5ross@health.ucsd.edu::a06cc70f-8013-4bae-9126-067a6875d6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F66"/>
    <w:rsid w:val="00033CBB"/>
    <w:rsid w:val="0004547F"/>
    <w:rsid w:val="0005033E"/>
    <w:rsid w:val="000A1947"/>
    <w:rsid w:val="000D0970"/>
    <w:rsid w:val="000F77D3"/>
    <w:rsid w:val="001032BE"/>
    <w:rsid w:val="0010789B"/>
    <w:rsid w:val="001966BC"/>
    <w:rsid w:val="001F3F2A"/>
    <w:rsid w:val="00207755"/>
    <w:rsid w:val="00215C59"/>
    <w:rsid w:val="00263BEA"/>
    <w:rsid w:val="002B2A6B"/>
    <w:rsid w:val="002C3B5A"/>
    <w:rsid w:val="002D3830"/>
    <w:rsid w:val="0034283F"/>
    <w:rsid w:val="003A40EE"/>
    <w:rsid w:val="003C45B8"/>
    <w:rsid w:val="003C7C97"/>
    <w:rsid w:val="0040306C"/>
    <w:rsid w:val="0041090F"/>
    <w:rsid w:val="004171CA"/>
    <w:rsid w:val="004311A4"/>
    <w:rsid w:val="004471A8"/>
    <w:rsid w:val="004636F8"/>
    <w:rsid w:val="0047322C"/>
    <w:rsid w:val="004C4329"/>
    <w:rsid w:val="00504628"/>
    <w:rsid w:val="0050670F"/>
    <w:rsid w:val="00511420"/>
    <w:rsid w:val="005212E4"/>
    <w:rsid w:val="00537714"/>
    <w:rsid w:val="00537CD4"/>
    <w:rsid w:val="005804B6"/>
    <w:rsid w:val="005B4F55"/>
    <w:rsid w:val="005C1FAD"/>
    <w:rsid w:val="005C4A72"/>
    <w:rsid w:val="005E7BB8"/>
    <w:rsid w:val="005F7DFD"/>
    <w:rsid w:val="006211C4"/>
    <w:rsid w:val="006259A8"/>
    <w:rsid w:val="00642BD5"/>
    <w:rsid w:val="006732CD"/>
    <w:rsid w:val="00682C80"/>
    <w:rsid w:val="006C6BDF"/>
    <w:rsid w:val="006F07CB"/>
    <w:rsid w:val="00700014"/>
    <w:rsid w:val="00710F66"/>
    <w:rsid w:val="00723A45"/>
    <w:rsid w:val="007674EF"/>
    <w:rsid w:val="007841C2"/>
    <w:rsid w:val="007A317C"/>
    <w:rsid w:val="008139B0"/>
    <w:rsid w:val="008924D5"/>
    <w:rsid w:val="0090078E"/>
    <w:rsid w:val="00930F5B"/>
    <w:rsid w:val="0094430A"/>
    <w:rsid w:val="00973E7A"/>
    <w:rsid w:val="00977A50"/>
    <w:rsid w:val="00984B49"/>
    <w:rsid w:val="009A60F9"/>
    <w:rsid w:val="009A7027"/>
    <w:rsid w:val="00A270B6"/>
    <w:rsid w:val="00A30179"/>
    <w:rsid w:val="00A4496A"/>
    <w:rsid w:val="00A453F2"/>
    <w:rsid w:val="00A50439"/>
    <w:rsid w:val="00A50BCF"/>
    <w:rsid w:val="00AD6855"/>
    <w:rsid w:val="00AF4096"/>
    <w:rsid w:val="00B54F60"/>
    <w:rsid w:val="00B60ED8"/>
    <w:rsid w:val="00BB5B4C"/>
    <w:rsid w:val="00BE54C5"/>
    <w:rsid w:val="00C202E7"/>
    <w:rsid w:val="00C21C3E"/>
    <w:rsid w:val="00C44BD6"/>
    <w:rsid w:val="00C96EB7"/>
    <w:rsid w:val="00CA5609"/>
    <w:rsid w:val="00CB4C5E"/>
    <w:rsid w:val="00D00016"/>
    <w:rsid w:val="00D10DF5"/>
    <w:rsid w:val="00D24279"/>
    <w:rsid w:val="00D24614"/>
    <w:rsid w:val="00D34852"/>
    <w:rsid w:val="00DB13CC"/>
    <w:rsid w:val="00DB248F"/>
    <w:rsid w:val="00DB58B8"/>
    <w:rsid w:val="00DE17B7"/>
    <w:rsid w:val="00E6326C"/>
    <w:rsid w:val="00E907BC"/>
    <w:rsid w:val="00E92782"/>
    <w:rsid w:val="00EA532F"/>
    <w:rsid w:val="00EA5E77"/>
    <w:rsid w:val="00EA6988"/>
    <w:rsid w:val="00EB6D49"/>
    <w:rsid w:val="00EC06A4"/>
    <w:rsid w:val="00F00C5C"/>
    <w:rsid w:val="00F2534F"/>
    <w:rsid w:val="00F5564E"/>
    <w:rsid w:val="00FA0630"/>
    <w:rsid w:val="00FC362B"/>
    <w:rsid w:val="00FD2628"/>
    <w:rsid w:val="00FE5D02"/>
    <w:rsid w:val="00FE66B4"/>
    <w:rsid w:val="00FF3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D5055"/>
  <w15:chartTrackingRefBased/>
  <w15:docId w15:val="{37678D1A-F9C2-44EA-BAA6-0B516BE2D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62B"/>
  </w:style>
  <w:style w:type="paragraph" w:styleId="Heading1">
    <w:name w:val="heading 1"/>
    <w:basedOn w:val="Normal"/>
    <w:next w:val="Normal"/>
    <w:link w:val="Heading1Char"/>
    <w:uiPriority w:val="9"/>
    <w:qFormat/>
    <w:rsid w:val="00700014"/>
    <w:pPr>
      <w:keepNext/>
      <w:keepLines/>
      <w:pBdr>
        <w:bottom w:val="single" w:sz="4" w:space="1" w:color="4A66AC" w:themeColor="accent1"/>
      </w:pBdr>
      <w:spacing w:before="36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FC362B"/>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unhideWhenUsed/>
    <w:qFormat/>
    <w:rsid w:val="00FC36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C362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C362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C362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C36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C36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C36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0014"/>
    <w:pPr>
      <w:spacing w:after="240" w:line="240" w:lineRule="auto"/>
      <w:contextualSpacing/>
    </w:pPr>
    <w:rPr>
      <w:rFonts w:asciiTheme="majorHAnsi" w:eastAsiaTheme="majorEastAsia" w:hAnsiTheme="majorHAnsi" w:cstheme="majorBidi"/>
      <w:color w:val="374C80" w:themeColor="accent1" w:themeShade="BF"/>
      <w:spacing w:val="-7"/>
      <w:sz w:val="48"/>
      <w:szCs w:val="80"/>
    </w:rPr>
  </w:style>
  <w:style w:type="character" w:customStyle="1" w:styleId="TitleChar">
    <w:name w:val="Title Char"/>
    <w:basedOn w:val="DefaultParagraphFont"/>
    <w:link w:val="Title"/>
    <w:uiPriority w:val="10"/>
    <w:rsid w:val="00700014"/>
    <w:rPr>
      <w:rFonts w:asciiTheme="majorHAnsi" w:eastAsiaTheme="majorEastAsia" w:hAnsiTheme="majorHAnsi" w:cstheme="majorBidi"/>
      <w:color w:val="374C80" w:themeColor="accent1" w:themeShade="BF"/>
      <w:spacing w:val="-7"/>
      <w:sz w:val="48"/>
      <w:szCs w:val="80"/>
    </w:rPr>
  </w:style>
  <w:style w:type="paragraph" w:styleId="Subtitle">
    <w:name w:val="Subtitle"/>
    <w:basedOn w:val="Normal"/>
    <w:next w:val="Normal"/>
    <w:link w:val="SubtitleChar"/>
    <w:uiPriority w:val="11"/>
    <w:qFormat/>
    <w:rsid w:val="00FC36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C362B"/>
    <w:rPr>
      <w:rFonts w:asciiTheme="majorHAnsi" w:eastAsiaTheme="majorEastAsia" w:hAnsiTheme="majorHAnsi" w:cstheme="majorBidi"/>
      <w:color w:val="404040" w:themeColor="text1" w:themeTint="BF"/>
      <w:sz w:val="30"/>
      <w:szCs w:val="30"/>
    </w:rPr>
  </w:style>
  <w:style w:type="paragraph" w:styleId="Header">
    <w:name w:val="header"/>
    <w:basedOn w:val="Normal"/>
    <w:link w:val="HeaderChar"/>
    <w:uiPriority w:val="99"/>
    <w:unhideWhenUsed/>
    <w:rsid w:val="00342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83F"/>
  </w:style>
  <w:style w:type="paragraph" w:styleId="Footer">
    <w:name w:val="footer"/>
    <w:basedOn w:val="Normal"/>
    <w:link w:val="FooterChar"/>
    <w:uiPriority w:val="99"/>
    <w:unhideWhenUsed/>
    <w:rsid w:val="00342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83F"/>
  </w:style>
  <w:style w:type="character" w:customStyle="1" w:styleId="Heading1Char">
    <w:name w:val="Heading 1 Char"/>
    <w:basedOn w:val="DefaultParagraphFont"/>
    <w:link w:val="Heading1"/>
    <w:uiPriority w:val="9"/>
    <w:rsid w:val="00700014"/>
    <w:rPr>
      <w:rFonts w:asciiTheme="majorHAnsi" w:eastAsiaTheme="majorEastAsia" w:hAnsiTheme="majorHAnsi" w:cstheme="majorBidi"/>
      <w:color w:val="374C80" w:themeColor="accent1" w:themeShade="BF"/>
      <w:sz w:val="36"/>
      <w:szCs w:val="36"/>
    </w:rPr>
  </w:style>
  <w:style w:type="character" w:customStyle="1" w:styleId="Heading2Char">
    <w:name w:val="Heading 2 Char"/>
    <w:basedOn w:val="DefaultParagraphFont"/>
    <w:link w:val="Heading2"/>
    <w:uiPriority w:val="9"/>
    <w:rsid w:val="00FC362B"/>
    <w:rPr>
      <w:rFonts w:asciiTheme="majorHAnsi" w:eastAsiaTheme="majorEastAsia" w:hAnsiTheme="majorHAnsi" w:cstheme="majorBidi"/>
      <w:color w:val="374C80" w:themeColor="accent1" w:themeShade="BF"/>
      <w:sz w:val="28"/>
      <w:szCs w:val="28"/>
    </w:rPr>
  </w:style>
  <w:style w:type="paragraph" w:styleId="ListParagraph">
    <w:name w:val="List Paragraph"/>
    <w:basedOn w:val="Normal"/>
    <w:uiPriority w:val="34"/>
    <w:qFormat/>
    <w:rsid w:val="00E907BC"/>
    <w:pPr>
      <w:ind w:left="720"/>
      <w:contextualSpacing/>
    </w:pPr>
  </w:style>
  <w:style w:type="character" w:customStyle="1" w:styleId="Heading3Char">
    <w:name w:val="Heading 3 Char"/>
    <w:basedOn w:val="DefaultParagraphFont"/>
    <w:link w:val="Heading3"/>
    <w:uiPriority w:val="9"/>
    <w:rsid w:val="00FC362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FC362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C362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C362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C362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C362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C362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C362B"/>
    <w:pPr>
      <w:spacing w:line="240" w:lineRule="auto"/>
    </w:pPr>
    <w:rPr>
      <w:b/>
      <w:bCs/>
      <w:color w:val="404040" w:themeColor="text1" w:themeTint="BF"/>
      <w:sz w:val="20"/>
      <w:szCs w:val="20"/>
    </w:rPr>
  </w:style>
  <w:style w:type="character" w:styleId="Strong">
    <w:name w:val="Strong"/>
    <w:basedOn w:val="DefaultParagraphFont"/>
    <w:uiPriority w:val="22"/>
    <w:qFormat/>
    <w:rsid w:val="00FC362B"/>
    <w:rPr>
      <w:b/>
      <w:bCs/>
    </w:rPr>
  </w:style>
  <w:style w:type="character" w:styleId="Emphasis">
    <w:name w:val="Emphasis"/>
    <w:basedOn w:val="DefaultParagraphFont"/>
    <w:uiPriority w:val="20"/>
    <w:qFormat/>
    <w:rsid w:val="00FC362B"/>
    <w:rPr>
      <w:i/>
      <w:iCs/>
    </w:rPr>
  </w:style>
  <w:style w:type="paragraph" w:styleId="NoSpacing">
    <w:name w:val="No Spacing"/>
    <w:uiPriority w:val="1"/>
    <w:qFormat/>
    <w:rsid w:val="00FC362B"/>
    <w:pPr>
      <w:spacing w:after="0" w:line="240" w:lineRule="auto"/>
    </w:pPr>
  </w:style>
  <w:style w:type="paragraph" w:styleId="Quote">
    <w:name w:val="Quote"/>
    <w:basedOn w:val="Normal"/>
    <w:next w:val="Normal"/>
    <w:link w:val="QuoteChar"/>
    <w:uiPriority w:val="29"/>
    <w:qFormat/>
    <w:rsid w:val="00FC362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C362B"/>
    <w:rPr>
      <w:i/>
      <w:iCs/>
    </w:rPr>
  </w:style>
  <w:style w:type="paragraph" w:styleId="IntenseQuote">
    <w:name w:val="Intense Quote"/>
    <w:basedOn w:val="Normal"/>
    <w:next w:val="Normal"/>
    <w:link w:val="IntenseQuoteChar"/>
    <w:uiPriority w:val="30"/>
    <w:qFormat/>
    <w:rsid w:val="00FC362B"/>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FC362B"/>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FC362B"/>
    <w:rPr>
      <w:i/>
      <w:iCs/>
      <w:color w:val="595959" w:themeColor="text1" w:themeTint="A6"/>
    </w:rPr>
  </w:style>
  <w:style w:type="character" w:styleId="IntenseEmphasis">
    <w:name w:val="Intense Emphasis"/>
    <w:basedOn w:val="DefaultParagraphFont"/>
    <w:uiPriority w:val="21"/>
    <w:qFormat/>
    <w:rsid w:val="00FC362B"/>
    <w:rPr>
      <w:b/>
      <w:bCs/>
      <w:i/>
      <w:iCs/>
    </w:rPr>
  </w:style>
  <w:style w:type="character" w:styleId="SubtleReference">
    <w:name w:val="Subtle Reference"/>
    <w:basedOn w:val="DefaultParagraphFont"/>
    <w:uiPriority w:val="31"/>
    <w:qFormat/>
    <w:rsid w:val="00FC362B"/>
    <w:rPr>
      <w:smallCaps/>
      <w:color w:val="404040" w:themeColor="text1" w:themeTint="BF"/>
    </w:rPr>
  </w:style>
  <w:style w:type="character" w:styleId="IntenseReference">
    <w:name w:val="Intense Reference"/>
    <w:basedOn w:val="DefaultParagraphFont"/>
    <w:uiPriority w:val="32"/>
    <w:qFormat/>
    <w:rsid w:val="00FC362B"/>
    <w:rPr>
      <w:b/>
      <w:bCs/>
      <w:smallCaps/>
      <w:u w:val="single"/>
    </w:rPr>
  </w:style>
  <w:style w:type="character" w:styleId="BookTitle">
    <w:name w:val="Book Title"/>
    <w:basedOn w:val="DefaultParagraphFont"/>
    <w:uiPriority w:val="33"/>
    <w:qFormat/>
    <w:rsid w:val="00FC362B"/>
    <w:rPr>
      <w:b/>
      <w:bCs/>
      <w:smallCaps/>
    </w:rPr>
  </w:style>
  <w:style w:type="paragraph" w:styleId="TOCHeading">
    <w:name w:val="TOC Heading"/>
    <w:basedOn w:val="Heading1"/>
    <w:next w:val="Normal"/>
    <w:uiPriority w:val="39"/>
    <w:semiHidden/>
    <w:unhideWhenUsed/>
    <w:qFormat/>
    <w:rsid w:val="00FC362B"/>
    <w:pPr>
      <w:outlineLvl w:val="9"/>
    </w:pPr>
  </w:style>
  <w:style w:type="table" w:styleId="TableGrid">
    <w:name w:val="Table Grid"/>
    <w:basedOn w:val="TableNormal"/>
    <w:uiPriority w:val="39"/>
    <w:rsid w:val="00642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06A4"/>
    <w:rPr>
      <w:color w:val="808080"/>
    </w:rPr>
  </w:style>
  <w:style w:type="table" w:styleId="ListTable6Colorful">
    <w:name w:val="List Table 6 Colorful"/>
    <w:basedOn w:val="TableNormal"/>
    <w:uiPriority w:val="51"/>
    <w:rsid w:val="00EC06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0F77D3"/>
    <w:rPr>
      <w:color w:val="9454C3" w:themeColor="hyperlink"/>
      <w:u w:val="single"/>
    </w:rPr>
  </w:style>
  <w:style w:type="paragraph" w:styleId="NormalWeb">
    <w:name w:val="Normal (Web)"/>
    <w:basedOn w:val="Normal"/>
    <w:uiPriority w:val="99"/>
    <w:semiHidden/>
    <w:unhideWhenUsed/>
    <w:rsid w:val="001032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1032BE"/>
  </w:style>
  <w:style w:type="character" w:styleId="UnresolvedMention">
    <w:name w:val="Unresolved Mention"/>
    <w:basedOn w:val="DefaultParagraphFont"/>
    <w:uiPriority w:val="99"/>
    <w:semiHidden/>
    <w:unhideWhenUsed/>
    <w:rsid w:val="00BE54C5"/>
    <w:rPr>
      <w:color w:val="605E5C"/>
      <w:shd w:val="clear" w:color="auto" w:fill="E1DFDD"/>
    </w:rPr>
  </w:style>
  <w:style w:type="character" w:customStyle="1" w:styleId="description">
    <w:name w:val="description"/>
    <w:basedOn w:val="DefaultParagraphFont"/>
    <w:rsid w:val="00BE54C5"/>
  </w:style>
  <w:style w:type="paragraph" w:styleId="Revision">
    <w:name w:val="Revision"/>
    <w:hidden/>
    <w:uiPriority w:val="99"/>
    <w:semiHidden/>
    <w:rsid w:val="00D246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6829">
      <w:bodyDiv w:val="1"/>
      <w:marLeft w:val="0"/>
      <w:marRight w:val="0"/>
      <w:marTop w:val="0"/>
      <w:marBottom w:val="0"/>
      <w:divBdr>
        <w:top w:val="none" w:sz="0" w:space="0" w:color="auto"/>
        <w:left w:val="none" w:sz="0" w:space="0" w:color="auto"/>
        <w:bottom w:val="none" w:sz="0" w:space="0" w:color="auto"/>
        <w:right w:val="none" w:sz="0" w:space="0" w:color="auto"/>
      </w:divBdr>
    </w:div>
    <w:div w:id="161547193">
      <w:bodyDiv w:val="1"/>
      <w:marLeft w:val="0"/>
      <w:marRight w:val="0"/>
      <w:marTop w:val="0"/>
      <w:marBottom w:val="0"/>
      <w:divBdr>
        <w:top w:val="none" w:sz="0" w:space="0" w:color="auto"/>
        <w:left w:val="none" w:sz="0" w:space="0" w:color="auto"/>
        <w:bottom w:val="none" w:sz="0" w:space="0" w:color="auto"/>
        <w:right w:val="none" w:sz="0" w:space="0" w:color="auto"/>
      </w:divBdr>
    </w:div>
    <w:div w:id="538512591">
      <w:bodyDiv w:val="1"/>
      <w:marLeft w:val="0"/>
      <w:marRight w:val="0"/>
      <w:marTop w:val="0"/>
      <w:marBottom w:val="0"/>
      <w:divBdr>
        <w:top w:val="none" w:sz="0" w:space="0" w:color="auto"/>
        <w:left w:val="none" w:sz="0" w:space="0" w:color="auto"/>
        <w:bottom w:val="none" w:sz="0" w:space="0" w:color="auto"/>
        <w:right w:val="none" w:sz="0" w:space="0" w:color="auto"/>
      </w:divBdr>
    </w:div>
    <w:div w:id="617643641">
      <w:bodyDiv w:val="1"/>
      <w:marLeft w:val="0"/>
      <w:marRight w:val="0"/>
      <w:marTop w:val="0"/>
      <w:marBottom w:val="0"/>
      <w:divBdr>
        <w:top w:val="none" w:sz="0" w:space="0" w:color="auto"/>
        <w:left w:val="none" w:sz="0" w:space="0" w:color="auto"/>
        <w:bottom w:val="none" w:sz="0" w:space="0" w:color="auto"/>
        <w:right w:val="none" w:sz="0" w:space="0" w:color="auto"/>
      </w:divBdr>
    </w:div>
    <w:div w:id="646937608">
      <w:bodyDiv w:val="1"/>
      <w:marLeft w:val="0"/>
      <w:marRight w:val="0"/>
      <w:marTop w:val="0"/>
      <w:marBottom w:val="0"/>
      <w:divBdr>
        <w:top w:val="none" w:sz="0" w:space="0" w:color="auto"/>
        <w:left w:val="none" w:sz="0" w:space="0" w:color="auto"/>
        <w:bottom w:val="none" w:sz="0" w:space="0" w:color="auto"/>
        <w:right w:val="none" w:sz="0" w:space="0" w:color="auto"/>
      </w:divBdr>
    </w:div>
    <w:div w:id="742488536">
      <w:bodyDiv w:val="1"/>
      <w:marLeft w:val="0"/>
      <w:marRight w:val="0"/>
      <w:marTop w:val="0"/>
      <w:marBottom w:val="0"/>
      <w:divBdr>
        <w:top w:val="none" w:sz="0" w:space="0" w:color="auto"/>
        <w:left w:val="none" w:sz="0" w:space="0" w:color="auto"/>
        <w:bottom w:val="none" w:sz="0" w:space="0" w:color="auto"/>
        <w:right w:val="none" w:sz="0" w:space="0" w:color="auto"/>
      </w:divBdr>
    </w:div>
    <w:div w:id="781531647">
      <w:bodyDiv w:val="1"/>
      <w:marLeft w:val="0"/>
      <w:marRight w:val="0"/>
      <w:marTop w:val="0"/>
      <w:marBottom w:val="0"/>
      <w:divBdr>
        <w:top w:val="none" w:sz="0" w:space="0" w:color="auto"/>
        <w:left w:val="none" w:sz="0" w:space="0" w:color="auto"/>
        <w:bottom w:val="none" w:sz="0" w:space="0" w:color="auto"/>
        <w:right w:val="none" w:sz="0" w:space="0" w:color="auto"/>
      </w:divBdr>
    </w:div>
    <w:div w:id="818153884">
      <w:bodyDiv w:val="1"/>
      <w:marLeft w:val="0"/>
      <w:marRight w:val="0"/>
      <w:marTop w:val="0"/>
      <w:marBottom w:val="0"/>
      <w:divBdr>
        <w:top w:val="none" w:sz="0" w:space="0" w:color="auto"/>
        <w:left w:val="none" w:sz="0" w:space="0" w:color="auto"/>
        <w:bottom w:val="none" w:sz="0" w:space="0" w:color="auto"/>
        <w:right w:val="none" w:sz="0" w:space="0" w:color="auto"/>
      </w:divBdr>
    </w:div>
    <w:div w:id="824930242">
      <w:bodyDiv w:val="1"/>
      <w:marLeft w:val="0"/>
      <w:marRight w:val="0"/>
      <w:marTop w:val="0"/>
      <w:marBottom w:val="0"/>
      <w:divBdr>
        <w:top w:val="none" w:sz="0" w:space="0" w:color="auto"/>
        <w:left w:val="none" w:sz="0" w:space="0" w:color="auto"/>
        <w:bottom w:val="none" w:sz="0" w:space="0" w:color="auto"/>
        <w:right w:val="none" w:sz="0" w:space="0" w:color="auto"/>
      </w:divBdr>
    </w:div>
    <w:div w:id="932976219">
      <w:bodyDiv w:val="1"/>
      <w:marLeft w:val="0"/>
      <w:marRight w:val="0"/>
      <w:marTop w:val="0"/>
      <w:marBottom w:val="0"/>
      <w:divBdr>
        <w:top w:val="none" w:sz="0" w:space="0" w:color="auto"/>
        <w:left w:val="none" w:sz="0" w:space="0" w:color="auto"/>
        <w:bottom w:val="none" w:sz="0" w:space="0" w:color="auto"/>
        <w:right w:val="none" w:sz="0" w:space="0" w:color="auto"/>
      </w:divBdr>
      <w:divsChild>
        <w:div w:id="1622346908">
          <w:marLeft w:val="0"/>
          <w:marRight w:val="0"/>
          <w:marTop w:val="0"/>
          <w:marBottom w:val="0"/>
          <w:divBdr>
            <w:top w:val="none" w:sz="0" w:space="0" w:color="auto"/>
            <w:left w:val="none" w:sz="0" w:space="0" w:color="auto"/>
            <w:bottom w:val="none" w:sz="0" w:space="0" w:color="auto"/>
            <w:right w:val="none" w:sz="0" w:space="0" w:color="auto"/>
          </w:divBdr>
        </w:div>
      </w:divsChild>
    </w:div>
    <w:div w:id="1091318079">
      <w:bodyDiv w:val="1"/>
      <w:marLeft w:val="0"/>
      <w:marRight w:val="0"/>
      <w:marTop w:val="0"/>
      <w:marBottom w:val="0"/>
      <w:divBdr>
        <w:top w:val="none" w:sz="0" w:space="0" w:color="auto"/>
        <w:left w:val="none" w:sz="0" w:space="0" w:color="auto"/>
        <w:bottom w:val="none" w:sz="0" w:space="0" w:color="auto"/>
        <w:right w:val="none" w:sz="0" w:space="0" w:color="auto"/>
      </w:divBdr>
      <w:divsChild>
        <w:div w:id="2078242876">
          <w:marLeft w:val="0"/>
          <w:marRight w:val="0"/>
          <w:marTop w:val="0"/>
          <w:marBottom w:val="0"/>
          <w:divBdr>
            <w:top w:val="none" w:sz="0" w:space="0" w:color="auto"/>
            <w:left w:val="none" w:sz="0" w:space="0" w:color="auto"/>
            <w:bottom w:val="none" w:sz="0" w:space="0" w:color="auto"/>
            <w:right w:val="none" w:sz="0" w:space="0" w:color="auto"/>
          </w:divBdr>
        </w:div>
      </w:divsChild>
    </w:div>
    <w:div w:id="1170826346">
      <w:bodyDiv w:val="1"/>
      <w:marLeft w:val="0"/>
      <w:marRight w:val="0"/>
      <w:marTop w:val="0"/>
      <w:marBottom w:val="0"/>
      <w:divBdr>
        <w:top w:val="none" w:sz="0" w:space="0" w:color="auto"/>
        <w:left w:val="none" w:sz="0" w:space="0" w:color="auto"/>
        <w:bottom w:val="none" w:sz="0" w:space="0" w:color="auto"/>
        <w:right w:val="none" w:sz="0" w:space="0" w:color="auto"/>
      </w:divBdr>
      <w:divsChild>
        <w:div w:id="1723168771">
          <w:marLeft w:val="0"/>
          <w:marRight w:val="0"/>
          <w:marTop w:val="0"/>
          <w:marBottom w:val="0"/>
          <w:divBdr>
            <w:top w:val="none" w:sz="0" w:space="0" w:color="auto"/>
            <w:left w:val="none" w:sz="0" w:space="0" w:color="auto"/>
            <w:bottom w:val="none" w:sz="0" w:space="0" w:color="auto"/>
            <w:right w:val="none" w:sz="0" w:space="0" w:color="auto"/>
          </w:divBdr>
        </w:div>
      </w:divsChild>
    </w:div>
    <w:div w:id="1236670956">
      <w:bodyDiv w:val="1"/>
      <w:marLeft w:val="0"/>
      <w:marRight w:val="0"/>
      <w:marTop w:val="0"/>
      <w:marBottom w:val="0"/>
      <w:divBdr>
        <w:top w:val="none" w:sz="0" w:space="0" w:color="auto"/>
        <w:left w:val="none" w:sz="0" w:space="0" w:color="auto"/>
        <w:bottom w:val="none" w:sz="0" w:space="0" w:color="auto"/>
        <w:right w:val="none" w:sz="0" w:space="0" w:color="auto"/>
      </w:divBdr>
    </w:div>
    <w:div w:id="179687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pulse.ucsd.edu/policies/UCSDHPs/MCPolicy/10-0.pdf" TargetMode="External"/><Relationship Id="rId4" Type="http://schemas.openxmlformats.org/officeDocument/2006/relationships/settings" Target="settings.xml"/><Relationship Id="rId9" Type="http://schemas.openxmlformats.org/officeDocument/2006/relationships/hyperlink" Target="https://pulse.ucsd.edu/policies/UCSDHPs/MCPolicy/9-0.pdf"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C869B884B1D4631B159E3168A6A3934"/>
        <w:category>
          <w:name w:val="General"/>
          <w:gallery w:val="placeholder"/>
        </w:category>
        <w:types>
          <w:type w:val="bbPlcHdr"/>
        </w:types>
        <w:behaviors>
          <w:behavior w:val="content"/>
        </w:behaviors>
        <w:guid w:val="{F0B06068-1648-42C3-8908-E2F3FC2B1500}"/>
      </w:docPartPr>
      <w:docPartBody>
        <w:p w:rsidR="00B11C9A" w:rsidRDefault="00090ADD">
          <w:r w:rsidRPr="00855103">
            <w:rPr>
              <w:rStyle w:val="PlaceholderText"/>
            </w:rPr>
            <w:t>[Subject]</w:t>
          </w:r>
        </w:p>
      </w:docPartBody>
    </w:docPart>
    <w:docPart>
      <w:docPartPr>
        <w:name w:val="AEB86671372D4BD4B05F77134F36551C"/>
        <w:category>
          <w:name w:val="General"/>
          <w:gallery w:val="placeholder"/>
        </w:category>
        <w:types>
          <w:type w:val="bbPlcHdr"/>
        </w:types>
        <w:behaviors>
          <w:behavior w:val="content"/>
        </w:behaviors>
        <w:guid w:val="{BDE8BFA9-0FC6-4511-BBB8-5C98E1FB7344}"/>
      </w:docPartPr>
      <w:docPartBody>
        <w:p w:rsidR="00B11C9A" w:rsidRDefault="00090ADD">
          <w:r w:rsidRPr="00855103">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ADD"/>
    <w:rsid w:val="00090ADD"/>
    <w:rsid w:val="002028C0"/>
    <w:rsid w:val="0049612F"/>
    <w:rsid w:val="004F0C58"/>
    <w:rsid w:val="007822A8"/>
    <w:rsid w:val="0099282B"/>
    <w:rsid w:val="00A1509A"/>
    <w:rsid w:val="00A70AAD"/>
    <w:rsid w:val="00B11C9A"/>
    <w:rsid w:val="00B3688C"/>
    <w:rsid w:val="00D070F4"/>
    <w:rsid w:val="00D23DFA"/>
    <w:rsid w:val="00E51CAE"/>
    <w:rsid w:val="00F3115E"/>
    <w:rsid w:val="00FE7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0A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Ion Boardroom">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0505B-6E1F-4C2B-A749-A20DA578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1725</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DECS-2109</dc:subject>
  <dc:creator>Marshall, Michael J</dc:creator>
  <cp:keywords/>
  <dc:description/>
  <cp:lastModifiedBy>Delaney, Kevin</cp:lastModifiedBy>
  <cp:revision>2</cp:revision>
  <dcterms:created xsi:type="dcterms:W3CDTF">2024-01-31T21:44:00Z</dcterms:created>
  <dcterms:modified xsi:type="dcterms:W3CDTF">2024-01-31T21:44:00Z</dcterms:modified>
</cp:coreProperties>
</file>